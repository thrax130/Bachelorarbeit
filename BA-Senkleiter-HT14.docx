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C9BFA" w14:textId="77777777" w:rsidR="00E618A2" w:rsidRDefault="00E618A2" w:rsidP="00E618A2">
      <w:pPr>
        <w:pStyle w:val="DeckblattThema"/>
        <w:tabs>
          <w:tab w:val="right" w:pos="9072"/>
        </w:tabs>
      </w:pPr>
      <w:bookmarkStart w:id="0" w:name="_Toc169968662"/>
      <w:r>
        <w:rPr>
          <w:noProof/>
          <w:sz w:val="28"/>
        </w:rPr>
        <w:drawing>
          <wp:inline distT="0" distB="0" distL="0" distR="0" wp14:anchorId="08FC3994" wp14:editId="4F398827">
            <wp:extent cx="3152775" cy="600075"/>
            <wp:effectExtent l="0" t="0" r="0" b="0"/>
            <wp:docPr id="1" name="Grafik 3" descr="Signet farbig_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ignet farbig_ Format"/>
                    <pic:cNvPicPr>
                      <a:picLocks noChangeAspect="1" noChangeArrowheads="1"/>
                    </pic:cNvPicPr>
                  </pic:nvPicPr>
                  <pic:blipFill>
                    <a:blip r:embed="rId9" cstate="print">
                      <a:lum bright="20000"/>
                      <a:extLst>
                        <a:ext uri="{28A0092B-C50C-407E-A947-70E740481C1C}">
                          <a14:useLocalDpi xmlns:a14="http://schemas.microsoft.com/office/drawing/2010/main" val="0"/>
                        </a:ext>
                      </a:extLst>
                    </a:blip>
                    <a:srcRect/>
                    <a:stretch>
                      <a:fillRect/>
                    </a:stretch>
                  </pic:blipFill>
                  <pic:spPr bwMode="auto">
                    <a:xfrm>
                      <a:off x="0" y="0"/>
                      <a:ext cx="315277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358CF78" w14:textId="77777777" w:rsidR="00E618A2" w:rsidRDefault="00E618A2" w:rsidP="00E618A2">
      <w:pPr>
        <w:pStyle w:val="DeckblattTitel"/>
        <w:spacing w:after="1600"/>
      </w:pPr>
      <w:r>
        <w:rPr>
          <w:noProof/>
        </w:rPr>
        <mc:AlternateContent>
          <mc:Choice Requires="wps">
            <w:drawing>
              <wp:anchor distT="0" distB="0" distL="114300" distR="114300" simplePos="0" relativeHeight="251660288" behindDoc="0" locked="0" layoutInCell="1" allowOverlap="1" wp14:anchorId="6D293282" wp14:editId="6083861B">
                <wp:simplePos x="0" y="0"/>
                <wp:positionH relativeFrom="column">
                  <wp:posOffset>685800</wp:posOffset>
                </wp:positionH>
                <wp:positionV relativeFrom="paragraph">
                  <wp:posOffset>1282065</wp:posOffset>
                </wp:positionV>
                <wp:extent cx="4343400" cy="1527810"/>
                <wp:effectExtent l="0" t="0" r="25400" b="21590"/>
                <wp:wrapNone/>
                <wp:docPr id="5"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527810"/>
                        </a:xfrm>
                        <a:prstGeom prst="rect">
                          <a:avLst/>
                        </a:prstGeom>
                        <a:solidFill>
                          <a:srgbClr val="FFFFFF"/>
                        </a:solidFill>
                        <a:ln w="9525">
                          <a:solidFill>
                            <a:srgbClr val="FFFFFF"/>
                          </a:solidFill>
                          <a:miter lim="800000"/>
                          <a:headEnd/>
                          <a:tailEnd/>
                        </a:ln>
                      </wps:spPr>
                      <wps:txbx>
                        <w:txbxContent>
                          <w:p w14:paraId="76C11C7C" w14:textId="77777777" w:rsidR="006946F7" w:rsidRDefault="006946F7" w:rsidP="00E618A2">
                            <w:pPr>
                              <w:spacing w:line="240" w:lineRule="auto"/>
                              <w:jc w:val="center"/>
                              <w:rPr>
                                <w:b/>
                                <w:sz w:val="28"/>
                                <w:szCs w:val="28"/>
                              </w:rPr>
                            </w:pPr>
                            <w:r>
                              <w:rPr>
                                <w:b/>
                                <w:sz w:val="28"/>
                                <w:szCs w:val="28"/>
                              </w:rPr>
                              <w:t xml:space="preserve">Entwurf und Umsetzung einer </w:t>
                            </w:r>
                          </w:p>
                          <w:p w14:paraId="696EBB67" w14:textId="77777777" w:rsidR="006946F7" w:rsidRDefault="006946F7" w:rsidP="00E618A2">
                            <w:pPr>
                              <w:spacing w:line="240" w:lineRule="auto"/>
                              <w:jc w:val="center"/>
                              <w:rPr>
                                <w:b/>
                                <w:sz w:val="28"/>
                                <w:szCs w:val="28"/>
                              </w:rPr>
                            </w:pPr>
                            <w:r>
                              <w:rPr>
                                <w:b/>
                                <w:sz w:val="28"/>
                                <w:szCs w:val="28"/>
                              </w:rPr>
                              <w:t>Beschreibungssprache für mobile Anwendungen</w:t>
                            </w:r>
                          </w:p>
                          <w:p w14:paraId="58185015" w14:textId="77777777" w:rsidR="006946F7" w:rsidRDefault="006946F7" w:rsidP="00E618A2">
                            <w:pPr>
                              <w:spacing w:line="240" w:lineRule="auto"/>
                              <w:jc w:val="center"/>
                              <w:rPr>
                                <w:sz w:val="28"/>
                                <w:szCs w:val="28"/>
                              </w:rPr>
                            </w:pPr>
                            <w:r>
                              <w:rPr>
                                <w:sz w:val="28"/>
                                <w:szCs w:val="28"/>
                              </w:rPr>
                              <w:t>Bachelorarbeit von Edmund Senkleiter</w:t>
                            </w:r>
                          </w:p>
                          <w:p w14:paraId="37C52486" w14:textId="77777777" w:rsidR="006946F7" w:rsidRDefault="006946F7" w:rsidP="00E618A2">
                            <w:pPr>
                              <w:spacing w:line="240" w:lineRule="auto"/>
                              <w:jc w:val="center"/>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feld 19" o:spid="_x0000_s1026" type="#_x0000_t202" style="position:absolute;left:0;text-align:left;margin-left:54pt;margin-top:100.95pt;width:342pt;height:120.3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" strokecolor="white">
                <v:textbox style="mso-fit-shape-to-text:t">
                  <w:txbxContent>
                    <w:p w14:paraId="76C11C7C" w14:textId="77777777" w:rsidR="006946F7" w:rsidRDefault="006946F7" w:rsidP="00E618A2">
                      <w:pPr>
                        <w:spacing w:line="240" w:lineRule="auto"/>
                        <w:jc w:val="center"/>
                        <w:rPr>
                          <w:b/>
                          <w:sz w:val="28"/>
                          <w:szCs w:val="28"/>
                        </w:rPr>
                      </w:pPr>
                      <w:r>
                        <w:rPr>
                          <w:b/>
                          <w:sz w:val="28"/>
                          <w:szCs w:val="28"/>
                        </w:rPr>
                        <w:t xml:space="preserve">Entwurf und Umsetzung einer </w:t>
                      </w:r>
                    </w:p>
                    <w:p w14:paraId="696EBB67" w14:textId="77777777" w:rsidR="006946F7" w:rsidRDefault="006946F7" w:rsidP="00E618A2">
                      <w:pPr>
                        <w:spacing w:line="240" w:lineRule="auto"/>
                        <w:jc w:val="center"/>
                        <w:rPr>
                          <w:b/>
                          <w:sz w:val="28"/>
                          <w:szCs w:val="28"/>
                        </w:rPr>
                      </w:pPr>
                      <w:r>
                        <w:rPr>
                          <w:b/>
                          <w:sz w:val="28"/>
                          <w:szCs w:val="28"/>
                        </w:rPr>
                        <w:t>Beschreibungssprache für mobile Anwendungen</w:t>
                      </w:r>
                    </w:p>
                    <w:p w14:paraId="58185015" w14:textId="77777777" w:rsidR="006946F7" w:rsidRDefault="006946F7" w:rsidP="00E618A2">
                      <w:pPr>
                        <w:spacing w:line="240" w:lineRule="auto"/>
                        <w:jc w:val="center"/>
                        <w:rPr>
                          <w:sz w:val="28"/>
                          <w:szCs w:val="28"/>
                        </w:rPr>
                      </w:pPr>
                      <w:r>
                        <w:rPr>
                          <w:sz w:val="28"/>
                          <w:szCs w:val="28"/>
                        </w:rPr>
                        <w:t>Bachelorarbeit von Edmund Senkleiter</w:t>
                      </w:r>
                    </w:p>
                    <w:p w14:paraId="37C52486" w14:textId="77777777" w:rsidR="006946F7" w:rsidRDefault="006946F7" w:rsidP="00E618A2">
                      <w:pPr>
                        <w:spacing w:line="240" w:lineRule="auto"/>
                        <w:jc w:val="center"/>
                        <w:rPr>
                          <w:sz w:val="28"/>
                          <w:szCs w:val="28"/>
                        </w:rPr>
                      </w:pPr>
                    </w:p>
                  </w:txbxContent>
                </v:textbox>
              </v:shape>
            </w:pict>
          </mc:Fallback>
        </mc:AlternateContent>
      </w:r>
    </w:p>
    <w:p w14:paraId="511BE12B" w14:textId="77777777" w:rsidR="00E618A2" w:rsidRDefault="00E618A2" w:rsidP="00E618A2">
      <w:pPr>
        <w:pStyle w:val="DeckblattTitel"/>
        <w:spacing w:after="1600"/>
      </w:pPr>
      <w:r>
        <w:t>Bachelorarbeit</w:t>
      </w:r>
    </w:p>
    <w:p w14:paraId="359A1FC4" w14:textId="77777777" w:rsidR="00E618A2" w:rsidRDefault="00E618A2" w:rsidP="00E618A2">
      <w:pPr>
        <w:pStyle w:val="DeckblattStandard"/>
      </w:pPr>
    </w:p>
    <w:p w14:paraId="74C16051" w14:textId="77777777" w:rsidR="00E618A2" w:rsidRDefault="00E618A2" w:rsidP="00E618A2">
      <w:pPr>
        <w:pStyle w:val="DeckblattStandard"/>
      </w:pPr>
    </w:p>
    <w:p w14:paraId="3998F385" w14:textId="77777777" w:rsidR="00E618A2" w:rsidRDefault="00E618A2" w:rsidP="00E618A2">
      <w:pPr>
        <w:pStyle w:val="DeckblattStandard"/>
      </w:pPr>
    </w:p>
    <w:p w14:paraId="3BC304F7" w14:textId="77777777" w:rsidR="00E618A2" w:rsidRDefault="00E618A2" w:rsidP="00E618A2">
      <w:pPr>
        <w:pStyle w:val="DeckblattStandard"/>
        <w:spacing w:after="450"/>
        <w:rPr>
          <w:sz w:val="28"/>
        </w:rPr>
      </w:pPr>
      <w:r>
        <w:rPr>
          <w:sz w:val="28"/>
        </w:rPr>
        <w:t xml:space="preserve">Fakultät für Informatik </w:t>
      </w:r>
      <w:r>
        <w:rPr>
          <w:sz w:val="28"/>
        </w:rPr>
        <w:br/>
        <w:t>Institut für Softwaretechnologie</w:t>
      </w:r>
      <w:r>
        <w:rPr>
          <w:sz w:val="28"/>
        </w:rPr>
        <w:br/>
        <w:t>Professur für Programmierung kooperativer Systeme</w:t>
      </w:r>
      <w:r>
        <w:rPr>
          <w:sz w:val="28"/>
        </w:rPr>
        <w:br/>
        <w:t>Prof. Dr. Michael Koch</w:t>
      </w:r>
    </w:p>
    <w:p w14:paraId="43A254CB" w14:textId="77777777" w:rsidR="00E618A2" w:rsidRDefault="00E618A2" w:rsidP="00E618A2">
      <w:pPr>
        <w:pStyle w:val="DeckblattStandard"/>
        <w:spacing w:after="450"/>
        <w:rPr>
          <w:sz w:val="28"/>
        </w:rPr>
      </w:pPr>
      <w:r>
        <w:rPr>
          <w:noProof/>
        </w:rPr>
        <w:drawing>
          <wp:inline distT="0" distB="0" distL="0" distR="0" wp14:anchorId="30BCB4C4" wp14:editId="526F9FD0">
            <wp:extent cx="2686050" cy="9429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0">
                      <a:extLst>
                        <a:ext uri="{28A0092B-C50C-407E-A947-70E740481C1C}">
                          <a14:useLocalDpi xmlns:a14="http://schemas.microsoft.com/office/drawing/2010/main" val="0"/>
                        </a:ext>
                      </a:extLst>
                    </a:blip>
                    <a:srcRect r="9760"/>
                    <a:stretch>
                      <a:fillRect/>
                    </a:stretch>
                  </pic:blipFill>
                  <pic:spPr bwMode="auto">
                    <a:xfrm>
                      <a:off x="0" y="0"/>
                      <a:ext cx="268605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59BBA26" w14:textId="77777777" w:rsidR="00E618A2" w:rsidRDefault="00E618A2" w:rsidP="00E618A2">
      <w:pPr>
        <w:pStyle w:val="DeckblattStandard"/>
        <w:spacing w:after="450"/>
        <w:rPr>
          <w:sz w:val="28"/>
        </w:rPr>
      </w:pPr>
      <w:r>
        <w:rPr>
          <w:sz w:val="28"/>
        </w:rPr>
        <w:t>betreut von:</w:t>
      </w:r>
      <w:r>
        <w:rPr>
          <w:sz w:val="28"/>
        </w:rPr>
        <w:br/>
        <w:t xml:space="preserve">Peter </w:t>
      </w:r>
      <w:proofErr w:type="spellStart"/>
      <w:r>
        <w:rPr>
          <w:sz w:val="28"/>
        </w:rPr>
        <w:t>Lachenmaier</w:t>
      </w:r>
      <w:proofErr w:type="spellEnd"/>
      <w:r>
        <w:rPr>
          <w:sz w:val="28"/>
        </w:rPr>
        <w:t>, M. Sc.</w:t>
      </w:r>
    </w:p>
    <w:p w14:paraId="02412BCF" w14:textId="77777777" w:rsidR="00E618A2" w:rsidRDefault="00E618A2" w:rsidP="00E618A2">
      <w:pPr>
        <w:pStyle w:val="DeckblattStandard"/>
        <w:spacing w:after="1600"/>
        <w:rPr>
          <w:sz w:val="28"/>
        </w:rPr>
      </w:pPr>
      <w:r>
        <w:rPr>
          <w:sz w:val="28"/>
        </w:rPr>
        <w:t>Abgabetermin der Arbeit: 14.01.2015</w:t>
      </w:r>
    </w:p>
    <w:p w14:paraId="193A5C2C" w14:textId="77777777" w:rsidR="00E618A2" w:rsidRDefault="00E618A2" w:rsidP="00E618A2">
      <w:pPr>
        <w:pageBreakBefore/>
        <w:spacing w:before="6200"/>
      </w:pPr>
      <w:r>
        <w:lastRenderedPageBreak/>
        <w:t>Hiermit versichere ich an Eides statt, dass die vorliegende Arbeit von mir selbständig verfasst wurde und ich alle verwendeten Quellen, auch Internetquellen, ordnungsgemäß angegeben habe.</w:t>
      </w:r>
    </w:p>
    <w:p w14:paraId="6EEED1C2" w14:textId="77777777" w:rsidR="00E618A2" w:rsidRDefault="00E618A2" w:rsidP="00E618A2"/>
    <w:p w14:paraId="5AF20526" w14:textId="77777777" w:rsidR="00E618A2" w:rsidRDefault="00E618A2" w:rsidP="00E618A2"/>
    <w:p w14:paraId="11BC5E72" w14:textId="77777777" w:rsidR="00E618A2" w:rsidRDefault="00E618A2" w:rsidP="00E618A2">
      <w:r>
        <w:rPr>
          <w:noProof/>
        </w:rPr>
        <mc:AlternateContent>
          <mc:Choice Requires="wps">
            <w:drawing>
              <wp:anchor distT="0" distB="0" distL="114300" distR="114300" simplePos="0" relativeHeight="251659264" behindDoc="0" locked="0" layoutInCell="1" allowOverlap="1" wp14:anchorId="1F52DBE3" wp14:editId="48CA4777">
                <wp:simplePos x="0" y="0"/>
                <wp:positionH relativeFrom="column">
                  <wp:posOffset>0</wp:posOffset>
                </wp:positionH>
                <wp:positionV relativeFrom="paragraph">
                  <wp:posOffset>175260</wp:posOffset>
                </wp:positionV>
                <wp:extent cx="3086100" cy="0"/>
                <wp:effectExtent l="9525" t="13335" r="9525" b="15240"/>
                <wp:wrapNone/>
                <wp:docPr id="4" name="Lini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i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243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" strokeweight="1.5pt"/>
            </w:pict>
          </mc:Fallback>
        </mc:AlternateContent>
      </w:r>
    </w:p>
    <w:p w14:paraId="027FF483" w14:textId="77777777" w:rsidR="00E618A2" w:rsidRDefault="00E618A2" w:rsidP="00E618A2">
      <w:r>
        <w:t>Datum, Unterschrift (Name)</w:t>
      </w:r>
    </w:p>
    <w:p w14:paraId="01D408CE" w14:textId="77777777" w:rsidR="00E618A2" w:rsidRDefault="00E618A2" w:rsidP="00E618A2">
      <w:pPr>
        <w:spacing w:after="0"/>
        <w:jc w:val="left"/>
        <w:rPr>
          <w:sz w:val="28"/>
        </w:rPr>
        <w:sectPr w:rsidR="00E618A2" w:rsidSect="00502575">
          <w:endnotePr>
            <w:numStart w:val="12"/>
          </w:endnotePr>
          <w:type w:val="continuous"/>
          <w:pgSz w:w="11906" w:h="16838"/>
          <w:pgMar w:top="1079" w:right="1700" w:bottom="1134" w:left="1701" w:header="851" w:footer="567" w:gutter="0"/>
          <w:pgNumType w:fmt="upperRoman" w:start="1"/>
          <w:cols w:space="720"/>
        </w:sectPr>
      </w:pPr>
    </w:p>
    <w:p w14:paraId="3E6277B1" w14:textId="77777777" w:rsidR="00E618A2" w:rsidRDefault="00E618A2" w:rsidP="00E618A2">
      <w:pPr>
        <w:pStyle w:val="Bereichstitel"/>
      </w:pPr>
      <w:bookmarkStart w:id="1" w:name="_Toc282505709"/>
      <w:r>
        <w:t>Kurzzusammenfassung</w:t>
      </w:r>
      <w:bookmarkEnd w:id="1"/>
    </w:p>
    <w:p w14:paraId="62969C42" w14:textId="77777777" w:rsidR="00E618A2" w:rsidRDefault="00E618A2" w:rsidP="00E618A2">
      <w:r>
        <w:t>Hier steht später eine kurze und prägnante Zusammenfassung der Arbeit in ca. fünf bis max</w:t>
      </w:r>
      <w:r>
        <w:t>i</w:t>
      </w:r>
      <w:r>
        <w:t>mal zehn Sätzen</w:t>
      </w:r>
    </w:p>
    <w:p w14:paraId="1902F332" w14:textId="78C2B7C5" w:rsidR="00847F89" w:rsidRPr="00C35309" w:rsidRDefault="00847F89" w:rsidP="00E618A2">
      <w:r>
        <w:t>In dieser Bachelorarbeit geht es um die Entwicklung mobiler Anwendungen mithilfe einer hier entworfenen und umgesetzten Beschreibungssprache.</w:t>
      </w:r>
      <w:r w:rsidR="008179F9">
        <w:t xml:space="preserve"> Diese er</w:t>
      </w:r>
      <w:r>
        <w:t>möglich</w:t>
      </w:r>
      <w:r w:rsidR="008179F9">
        <w:t>t</w:t>
      </w:r>
      <w:r>
        <w:t xml:space="preserve"> Plattform und Anwendungsszenario übergreifende </w:t>
      </w:r>
      <w:r w:rsidR="008179F9">
        <w:t>Anwendungen</w:t>
      </w:r>
      <w:r>
        <w:t xml:space="preserve"> zu erstel</w:t>
      </w:r>
      <w:r w:rsidR="008179F9">
        <w:t>len. Das reduziert den Entwic</w:t>
      </w:r>
      <w:r w:rsidR="008179F9">
        <w:t>k</w:t>
      </w:r>
      <w:r w:rsidR="008179F9">
        <w:t xml:space="preserve">lungsaufwand </w:t>
      </w:r>
      <w:r w:rsidR="00E0739B">
        <w:t>und ermöglicht sehr kurzfristige Änderungen. Darstellung, Inhalt und Funkti</w:t>
      </w:r>
      <w:r w:rsidR="00E0739B">
        <w:t>o</w:t>
      </w:r>
      <w:r w:rsidR="00E0739B">
        <w:t>nalität der Anwendung wird mithilfe der Sprache beschrieben und von einem nativ entwicke</w:t>
      </w:r>
      <w:r w:rsidR="00E0739B">
        <w:t>l</w:t>
      </w:r>
      <w:r w:rsidR="00E0739B">
        <w:t>ten Interpreter zur Laufzeit geladen und interpretiert</w:t>
      </w:r>
      <w:r w:rsidR="009C423E">
        <w:t>. Ein solcher Interpreter wird hier für die Plattform iOS entwickelt und zur Darstellung einer Anwendung genutzt. Die Anwendungsb</w:t>
      </w:r>
      <w:r w:rsidR="009C423E">
        <w:t>e</w:t>
      </w:r>
      <w:r w:rsidR="009C423E">
        <w:t>schreibung erhält er dabei von einer externen REST-Schnittstelle.</w:t>
      </w:r>
      <w:r w:rsidR="008179F9">
        <w:t xml:space="preserve"> </w:t>
      </w:r>
      <w:r>
        <w:t xml:space="preserve">  </w:t>
      </w:r>
    </w:p>
    <w:p w14:paraId="46F575CE" w14:textId="77777777" w:rsidR="00E618A2" w:rsidRPr="00C6416A" w:rsidRDefault="00E618A2" w:rsidP="00E618A2">
      <w:pPr>
        <w:pStyle w:val="Bereichstitel"/>
      </w:pPr>
      <w:bookmarkStart w:id="2" w:name="_Toc282505710"/>
      <w:r w:rsidRPr="00C6416A">
        <w:t>Inhaltsverzeichnis</w:t>
      </w:r>
      <w:bookmarkEnd w:id="0"/>
      <w:bookmarkEnd w:id="2"/>
    </w:p>
    <w:p w14:paraId="7379774E" w14:textId="77777777" w:rsidR="00912DD4" w:rsidRDefault="00E618A2">
      <w:pPr>
        <w:pStyle w:val="Verzeichnis1"/>
        <w:rPr>
          <w:rFonts w:asciiTheme="minorHAnsi" w:eastAsiaTheme="minorEastAsia" w:hAnsiTheme="minorHAnsi" w:cstheme="minorBidi"/>
          <w:b w:val="0"/>
          <w:bCs w:val="0"/>
          <w:noProof/>
          <w:kern w:val="0"/>
          <w:sz w:val="24"/>
          <w:lang w:eastAsia="ja-JP"/>
        </w:rPr>
      </w:pPr>
      <w:r w:rsidRPr="00C6416A">
        <w:fldChar w:fldCharType="begin"/>
      </w:r>
      <w:r w:rsidRPr="00C6416A">
        <w:instrText xml:space="preserve"> </w:instrText>
      </w:r>
      <w:r w:rsidR="000702A4">
        <w:instrText>TOC</w:instrText>
      </w:r>
      <w:r w:rsidRPr="00C6416A">
        <w:instrText xml:space="preserve"> \o "1-3" \h \z \u </w:instrText>
      </w:r>
      <w:r w:rsidRPr="00C6416A">
        <w:fldChar w:fldCharType="separate"/>
      </w:r>
      <w:r w:rsidR="00912DD4">
        <w:rPr>
          <w:noProof/>
        </w:rPr>
        <w:t>Kurzzusammenfassung</w:t>
      </w:r>
      <w:r w:rsidR="00912DD4">
        <w:rPr>
          <w:noProof/>
        </w:rPr>
        <w:tab/>
      </w:r>
      <w:r w:rsidR="00912DD4">
        <w:rPr>
          <w:noProof/>
        </w:rPr>
        <w:fldChar w:fldCharType="begin"/>
      </w:r>
      <w:r w:rsidR="00912DD4">
        <w:rPr>
          <w:noProof/>
        </w:rPr>
        <w:instrText xml:space="preserve"> </w:instrText>
      </w:r>
      <w:r w:rsidR="000702A4">
        <w:rPr>
          <w:noProof/>
        </w:rPr>
        <w:instrText>PAGEREF</w:instrText>
      </w:r>
      <w:r w:rsidR="00912DD4">
        <w:rPr>
          <w:noProof/>
        </w:rPr>
        <w:instrText xml:space="preserve"> _Toc282505709 \h </w:instrText>
      </w:r>
      <w:r w:rsidR="00912DD4">
        <w:rPr>
          <w:noProof/>
        </w:rPr>
      </w:r>
      <w:r w:rsidR="00912DD4">
        <w:rPr>
          <w:noProof/>
        </w:rPr>
        <w:fldChar w:fldCharType="separate"/>
      </w:r>
      <w:r w:rsidR="00912DD4">
        <w:rPr>
          <w:noProof/>
        </w:rPr>
        <w:t>i</w:t>
      </w:r>
      <w:r w:rsidR="00912DD4">
        <w:rPr>
          <w:noProof/>
        </w:rPr>
        <w:fldChar w:fldCharType="end"/>
      </w:r>
    </w:p>
    <w:p w14:paraId="15E2DB5B"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Inhaltsverzeichnis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_Toc282505710 \h </w:instrText>
      </w:r>
      <w:r>
        <w:rPr>
          <w:noProof/>
        </w:rPr>
      </w:r>
      <w:r>
        <w:rPr>
          <w:noProof/>
        </w:rPr>
        <w:fldChar w:fldCharType="separate"/>
      </w:r>
      <w:r>
        <w:rPr>
          <w:noProof/>
        </w:rPr>
        <w:t>ii</w:t>
      </w:r>
      <w:r>
        <w:rPr>
          <w:noProof/>
        </w:rPr>
        <w:fldChar w:fldCharType="end"/>
      </w:r>
    </w:p>
    <w:p w14:paraId="3B05FAD1"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Abbildungsverzeichnis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_Toc282505711 \h </w:instrText>
      </w:r>
      <w:r>
        <w:rPr>
          <w:noProof/>
        </w:rPr>
      </w:r>
      <w:r>
        <w:rPr>
          <w:noProof/>
        </w:rPr>
        <w:fldChar w:fldCharType="separate"/>
      </w:r>
      <w:r>
        <w:rPr>
          <w:noProof/>
        </w:rPr>
        <w:t>iv</w:t>
      </w:r>
      <w:r>
        <w:rPr>
          <w:noProof/>
        </w:rPr>
        <w:fldChar w:fldCharType="end"/>
      </w:r>
    </w:p>
    <w:p w14:paraId="6F73E5B6"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Abkürzungsverzeichnis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_Toc282505712 \h </w:instrText>
      </w:r>
      <w:r>
        <w:rPr>
          <w:noProof/>
        </w:rPr>
      </w:r>
      <w:r>
        <w:rPr>
          <w:noProof/>
        </w:rPr>
        <w:fldChar w:fldCharType="separate"/>
      </w:r>
      <w:r>
        <w:rPr>
          <w:noProof/>
        </w:rPr>
        <w:t>v</w:t>
      </w:r>
      <w:r>
        <w:rPr>
          <w:noProof/>
        </w:rPr>
        <w:fldChar w:fldCharType="end"/>
      </w:r>
    </w:p>
    <w:p w14:paraId="4C406363"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1</w:t>
      </w:r>
      <w:r>
        <w:rPr>
          <w:rFonts w:asciiTheme="minorHAnsi" w:eastAsiaTheme="minorEastAsia" w:hAnsiTheme="minorHAnsi" w:cstheme="minorBidi"/>
          <w:b w:val="0"/>
          <w:bCs w:val="0"/>
          <w:noProof/>
          <w:kern w:val="0"/>
          <w:sz w:val="24"/>
          <w:lang w:eastAsia="ja-JP"/>
        </w:rPr>
        <w:tab/>
      </w:r>
      <w:r>
        <w:rPr>
          <w:noProof/>
        </w:rPr>
        <w:t>Einleitung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_Toc282505713 \h </w:instrText>
      </w:r>
      <w:r>
        <w:rPr>
          <w:noProof/>
        </w:rPr>
      </w:r>
      <w:r>
        <w:rPr>
          <w:noProof/>
        </w:rPr>
        <w:fldChar w:fldCharType="separate"/>
      </w:r>
      <w:r>
        <w:rPr>
          <w:noProof/>
        </w:rPr>
        <w:t>1</w:t>
      </w:r>
      <w:r>
        <w:rPr>
          <w:noProof/>
        </w:rPr>
        <w:fldChar w:fldCharType="end"/>
      </w:r>
    </w:p>
    <w:p w14:paraId="5D31B8EF"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1.1</w:t>
      </w:r>
      <w:r>
        <w:rPr>
          <w:rFonts w:asciiTheme="minorHAnsi" w:eastAsiaTheme="minorEastAsia" w:hAnsiTheme="minorHAnsi" w:cstheme="minorBidi"/>
          <w:b w:val="0"/>
          <w:noProof/>
          <w:kern w:val="0"/>
          <w:lang w:eastAsia="ja-JP"/>
        </w:rPr>
        <w:tab/>
      </w:r>
      <w:r>
        <w:rPr>
          <w:noProof/>
        </w:rPr>
        <w:t>Motivation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_Toc282505714 \h </w:instrText>
      </w:r>
      <w:r>
        <w:rPr>
          <w:noProof/>
        </w:rPr>
      </w:r>
      <w:r>
        <w:rPr>
          <w:noProof/>
        </w:rPr>
        <w:fldChar w:fldCharType="separate"/>
      </w:r>
      <w:r>
        <w:rPr>
          <w:noProof/>
        </w:rPr>
        <w:t>1</w:t>
      </w:r>
      <w:r>
        <w:rPr>
          <w:noProof/>
        </w:rPr>
        <w:fldChar w:fldCharType="end"/>
      </w:r>
    </w:p>
    <w:p w14:paraId="57909F36"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1.2</w:t>
      </w:r>
      <w:r>
        <w:rPr>
          <w:rFonts w:asciiTheme="minorHAnsi" w:eastAsiaTheme="minorEastAsia" w:hAnsiTheme="minorHAnsi" w:cstheme="minorBidi"/>
          <w:b w:val="0"/>
          <w:noProof/>
          <w:kern w:val="0"/>
          <w:lang w:eastAsia="ja-JP"/>
        </w:rPr>
        <w:tab/>
      </w:r>
      <w:r>
        <w:rPr>
          <w:noProof/>
        </w:rPr>
        <w:t>Problemstellung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_Toc282505715 \h </w:instrText>
      </w:r>
      <w:r>
        <w:rPr>
          <w:noProof/>
        </w:rPr>
      </w:r>
      <w:r>
        <w:rPr>
          <w:noProof/>
        </w:rPr>
        <w:fldChar w:fldCharType="separate"/>
      </w:r>
      <w:r>
        <w:rPr>
          <w:noProof/>
        </w:rPr>
        <w:t>3</w:t>
      </w:r>
      <w:r>
        <w:rPr>
          <w:noProof/>
        </w:rPr>
        <w:fldChar w:fldCharType="end"/>
      </w:r>
    </w:p>
    <w:p w14:paraId="6238B428"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1.3</w:t>
      </w:r>
      <w:r>
        <w:rPr>
          <w:rFonts w:asciiTheme="minorHAnsi" w:eastAsiaTheme="minorEastAsia" w:hAnsiTheme="minorHAnsi" w:cstheme="minorBidi"/>
          <w:b w:val="0"/>
          <w:noProof/>
          <w:kern w:val="0"/>
          <w:lang w:eastAsia="ja-JP"/>
        </w:rPr>
        <w:tab/>
      </w:r>
      <w:r>
        <w:rPr>
          <w:noProof/>
        </w:rPr>
        <w:t>Zielsetzung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_Toc282505716 \h </w:instrText>
      </w:r>
      <w:r>
        <w:rPr>
          <w:noProof/>
        </w:rPr>
      </w:r>
      <w:r>
        <w:rPr>
          <w:noProof/>
        </w:rPr>
        <w:fldChar w:fldCharType="separate"/>
      </w:r>
      <w:r>
        <w:rPr>
          <w:noProof/>
        </w:rPr>
        <w:t>3</w:t>
      </w:r>
      <w:r>
        <w:rPr>
          <w:noProof/>
        </w:rPr>
        <w:fldChar w:fldCharType="end"/>
      </w:r>
    </w:p>
    <w:p w14:paraId="34643EB2"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1.4</w:t>
      </w:r>
      <w:r>
        <w:rPr>
          <w:rFonts w:asciiTheme="minorHAnsi" w:eastAsiaTheme="minorEastAsia" w:hAnsiTheme="minorHAnsi" w:cstheme="minorBidi"/>
          <w:b w:val="0"/>
          <w:noProof/>
          <w:kern w:val="0"/>
          <w:lang w:eastAsia="ja-JP"/>
        </w:rPr>
        <w:tab/>
      </w:r>
      <w:r>
        <w:rPr>
          <w:noProof/>
        </w:rPr>
        <w:t>Aufbau der Arbeit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_Toc282505717 \h </w:instrText>
      </w:r>
      <w:r>
        <w:rPr>
          <w:noProof/>
        </w:rPr>
      </w:r>
      <w:r>
        <w:rPr>
          <w:noProof/>
        </w:rPr>
        <w:fldChar w:fldCharType="separate"/>
      </w:r>
      <w:r>
        <w:rPr>
          <w:noProof/>
        </w:rPr>
        <w:t>5</w:t>
      </w:r>
      <w:r>
        <w:rPr>
          <w:noProof/>
        </w:rPr>
        <w:fldChar w:fldCharType="end"/>
      </w:r>
    </w:p>
    <w:p w14:paraId="04C5F62E"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2</w:t>
      </w:r>
      <w:r>
        <w:rPr>
          <w:rFonts w:asciiTheme="minorHAnsi" w:eastAsiaTheme="minorEastAsia" w:hAnsiTheme="minorHAnsi" w:cstheme="minorBidi"/>
          <w:b w:val="0"/>
          <w:bCs w:val="0"/>
          <w:noProof/>
          <w:kern w:val="0"/>
          <w:sz w:val="24"/>
          <w:lang w:eastAsia="ja-JP"/>
        </w:rPr>
        <w:tab/>
      </w:r>
      <w:r>
        <w:rPr>
          <w:noProof/>
        </w:rPr>
        <w:t>Entwicklung plattformübergreifender mobiler Anwendungen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_Toc282505718 \h </w:instrText>
      </w:r>
      <w:r>
        <w:rPr>
          <w:noProof/>
        </w:rPr>
      </w:r>
      <w:r>
        <w:rPr>
          <w:noProof/>
        </w:rPr>
        <w:fldChar w:fldCharType="separate"/>
      </w:r>
      <w:r>
        <w:rPr>
          <w:noProof/>
        </w:rPr>
        <w:t>6</w:t>
      </w:r>
      <w:r>
        <w:rPr>
          <w:noProof/>
        </w:rPr>
        <w:fldChar w:fldCharType="end"/>
      </w:r>
    </w:p>
    <w:p w14:paraId="3981E913"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2.1</w:t>
      </w:r>
      <w:r>
        <w:rPr>
          <w:rFonts w:asciiTheme="minorHAnsi" w:eastAsiaTheme="minorEastAsia" w:hAnsiTheme="minorHAnsi" w:cstheme="minorBidi"/>
          <w:b w:val="0"/>
          <w:noProof/>
          <w:kern w:val="0"/>
          <w:lang w:eastAsia="ja-JP"/>
        </w:rPr>
        <w:tab/>
      </w:r>
      <w:r>
        <w:rPr>
          <w:noProof/>
        </w:rPr>
        <w:t>Bewertungskriterien für Entwicklungsframeworks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_Toc282505719 \h </w:instrText>
      </w:r>
      <w:r>
        <w:rPr>
          <w:noProof/>
        </w:rPr>
      </w:r>
      <w:r>
        <w:rPr>
          <w:noProof/>
        </w:rPr>
        <w:fldChar w:fldCharType="separate"/>
      </w:r>
      <w:r>
        <w:rPr>
          <w:noProof/>
        </w:rPr>
        <w:t>6</w:t>
      </w:r>
      <w:r>
        <w:rPr>
          <w:noProof/>
        </w:rPr>
        <w:fldChar w:fldCharType="end"/>
      </w:r>
    </w:p>
    <w:p w14:paraId="47D757BE"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2.2</w:t>
      </w:r>
      <w:r>
        <w:rPr>
          <w:rFonts w:asciiTheme="minorHAnsi" w:eastAsiaTheme="minorEastAsia" w:hAnsiTheme="minorHAnsi" w:cstheme="minorBidi"/>
          <w:b w:val="0"/>
          <w:noProof/>
          <w:kern w:val="0"/>
          <w:lang w:eastAsia="ja-JP"/>
        </w:rPr>
        <w:tab/>
      </w:r>
      <w:r>
        <w:rPr>
          <w:noProof/>
        </w:rPr>
        <w:t>Bewertung aktueller Entwicklungsframeworks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_Toc282505720 \h </w:instrText>
      </w:r>
      <w:r>
        <w:rPr>
          <w:noProof/>
        </w:rPr>
      </w:r>
      <w:r>
        <w:rPr>
          <w:noProof/>
        </w:rPr>
        <w:fldChar w:fldCharType="separate"/>
      </w:r>
      <w:r>
        <w:rPr>
          <w:noProof/>
        </w:rPr>
        <w:t>9</w:t>
      </w:r>
      <w:r>
        <w:rPr>
          <w:noProof/>
        </w:rPr>
        <w:fldChar w:fldCharType="end"/>
      </w:r>
    </w:p>
    <w:p w14:paraId="2B4DE5B2"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sidRPr="00A17049">
        <w:rPr>
          <w:noProof/>
          <w:color w:val="000000"/>
        </w:rPr>
        <w:t>2.3</w:t>
      </w:r>
      <w:r>
        <w:rPr>
          <w:rFonts w:asciiTheme="minorHAnsi" w:eastAsiaTheme="minorEastAsia" w:hAnsiTheme="minorHAnsi" w:cstheme="minorBidi"/>
          <w:b w:val="0"/>
          <w:noProof/>
          <w:kern w:val="0"/>
          <w:lang w:eastAsia="ja-JP"/>
        </w:rPr>
        <w:tab/>
      </w:r>
      <w:r w:rsidRPr="00A17049">
        <w:rPr>
          <w:noProof/>
          <w:color w:val="000000"/>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_Toc282505721 \h </w:instrText>
      </w:r>
      <w:r>
        <w:rPr>
          <w:noProof/>
        </w:rPr>
      </w:r>
      <w:r>
        <w:rPr>
          <w:noProof/>
        </w:rPr>
        <w:fldChar w:fldCharType="separate"/>
      </w:r>
      <w:r>
        <w:rPr>
          <w:noProof/>
        </w:rPr>
        <w:t>12</w:t>
      </w:r>
      <w:r>
        <w:rPr>
          <w:noProof/>
        </w:rPr>
        <w:fldChar w:fldCharType="end"/>
      </w:r>
    </w:p>
    <w:p w14:paraId="6671B70D"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3</w:t>
      </w:r>
      <w:r>
        <w:rPr>
          <w:rFonts w:asciiTheme="minorHAnsi" w:eastAsiaTheme="minorEastAsia" w:hAnsiTheme="minorHAnsi" w:cstheme="minorBidi"/>
          <w:b w:val="0"/>
          <w:bCs w:val="0"/>
          <w:noProof/>
          <w:kern w:val="0"/>
          <w:sz w:val="24"/>
          <w:lang w:eastAsia="ja-JP"/>
        </w:rPr>
        <w:tab/>
      </w:r>
      <w:r>
        <w:rPr>
          <w:noProof/>
        </w:rPr>
        <w:t>Beschreibungssprache</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_Toc282505722 \h </w:instrText>
      </w:r>
      <w:r>
        <w:rPr>
          <w:noProof/>
        </w:rPr>
      </w:r>
      <w:r>
        <w:rPr>
          <w:noProof/>
        </w:rPr>
        <w:fldChar w:fldCharType="separate"/>
      </w:r>
      <w:r>
        <w:rPr>
          <w:noProof/>
        </w:rPr>
        <w:t>14</w:t>
      </w:r>
      <w:r>
        <w:rPr>
          <w:noProof/>
        </w:rPr>
        <w:fldChar w:fldCharType="end"/>
      </w:r>
    </w:p>
    <w:p w14:paraId="33886250"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3.1</w:t>
      </w:r>
      <w:r>
        <w:rPr>
          <w:rFonts w:asciiTheme="minorHAnsi" w:eastAsiaTheme="minorEastAsia" w:hAnsiTheme="minorHAnsi" w:cstheme="minorBidi"/>
          <w:b w:val="0"/>
          <w:noProof/>
          <w:kern w:val="0"/>
          <w:lang w:eastAsia="ja-JP"/>
        </w:rPr>
        <w:tab/>
      </w:r>
      <w:r>
        <w:rPr>
          <w:noProof/>
        </w:rPr>
        <w:t>Anforderungen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_Toc282505723 \h </w:instrText>
      </w:r>
      <w:r>
        <w:rPr>
          <w:noProof/>
        </w:rPr>
      </w:r>
      <w:r>
        <w:rPr>
          <w:noProof/>
        </w:rPr>
        <w:fldChar w:fldCharType="separate"/>
      </w:r>
      <w:r>
        <w:rPr>
          <w:noProof/>
        </w:rPr>
        <w:t>14</w:t>
      </w:r>
      <w:r>
        <w:rPr>
          <w:noProof/>
        </w:rPr>
        <w:fldChar w:fldCharType="end"/>
      </w:r>
    </w:p>
    <w:p w14:paraId="123062D1"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3.2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_Toc282505724 \h </w:instrText>
      </w:r>
      <w:r>
        <w:rPr>
          <w:noProof/>
        </w:rPr>
      </w:r>
      <w:r>
        <w:rPr>
          <w:noProof/>
        </w:rPr>
        <w:fldChar w:fldCharType="separate"/>
      </w:r>
      <w:r>
        <w:rPr>
          <w:noProof/>
        </w:rPr>
        <w:t>15</w:t>
      </w:r>
      <w:r>
        <w:rPr>
          <w:noProof/>
        </w:rPr>
        <w:fldChar w:fldCharType="end"/>
      </w:r>
    </w:p>
    <w:p w14:paraId="654BB7E7"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3.2.1</w:t>
      </w:r>
      <w:r>
        <w:rPr>
          <w:rFonts w:asciiTheme="minorHAnsi" w:eastAsiaTheme="minorEastAsia" w:hAnsiTheme="minorHAnsi" w:cstheme="minorBidi"/>
          <w:iCs w:val="0"/>
          <w:noProof/>
          <w:kern w:val="0"/>
          <w:lang w:eastAsia="ja-JP"/>
        </w:rPr>
        <w:tab/>
      </w:r>
      <w:r>
        <w:rPr>
          <w:noProof/>
        </w:rPr>
        <w:t>JSON Repräsentation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_Toc282505725 \h </w:instrText>
      </w:r>
      <w:r>
        <w:rPr>
          <w:noProof/>
        </w:rPr>
      </w:r>
      <w:r>
        <w:rPr>
          <w:noProof/>
        </w:rPr>
        <w:fldChar w:fldCharType="separate"/>
      </w:r>
      <w:r>
        <w:rPr>
          <w:noProof/>
        </w:rPr>
        <w:t>20</w:t>
      </w:r>
      <w:r>
        <w:rPr>
          <w:noProof/>
        </w:rPr>
        <w:fldChar w:fldCharType="end"/>
      </w:r>
    </w:p>
    <w:p w14:paraId="24DAF9CD"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3.2.2</w:t>
      </w:r>
      <w:r>
        <w:rPr>
          <w:rFonts w:asciiTheme="minorHAnsi" w:eastAsiaTheme="minorEastAsia" w:hAnsiTheme="minorHAnsi" w:cstheme="minorBidi"/>
          <w:iCs w:val="0"/>
          <w:noProof/>
          <w:kern w:val="0"/>
          <w:lang w:eastAsia="ja-JP"/>
        </w:rPr>
        <w:tab/>
      </w:r>
      <w:r>
        <w:rPr>
          <w:noProof/>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_Toc282505726 \h </w:instrText>
      </w:r>
      <w:r>
        <w:rPr>
          <w:noProof/>
        </w:rPr>
      </w:r>
      <w:r>
        <w:rPr>
          <w:noProof/>
        </w:rPr>
        <w:fldChar w:fldCharType="separate"/>
      </w:r>
      <w:r>
        <w:rPr>
          <w:noProof/>
        </w:rPr>
        <w:t>22</w:t>
      </w:r>
      <w:r>
        <w:rPr>
          <w:noProof/>
        </w:rPr>
        <w:fldChar w:fldCharType="end"/>
      </w:r>
    </w:p>
    <w:p w14:paraId="7FAE01FD"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4</w:t>
      </w:r>
      <w:r>
        <w:rPr>
          <w:rFonts w:asciiTheme="minorHAnsi" w:eastAsiaTheme="minorEastAsia" w:hAnsiTheme="minorHAnsi" w:cstheme="minorBidi"/>
          <w:b w:val="0"/>
          <w:bCs w:val="0"/>
          <w:noProof/>
          <w:kern w:val="0"/>
          <w:sz w:val="24"/>
          <w:lang w:eastAsia="ja-JP"/>
        </w:rPr>
        <w:tab/>
      </w:r>
      <w:r>
        <w:rPr>
          <w:noProof/>
        </w:rPr>
        <w:t>iOS Interpreter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_Toc282505727 \h </w:instrText>
      </w:r>
      <w:r>
        <w:rPr>
          <w:noProof/>
        </w:rPr>
      </w:r>
      <w:r>
        <w:rPr>
          <w:noProof/>
        </w:rPr>
        <w:fldChar w:fldCharType="separate"/>
      </w:r>
      <w:r>
        <w:rPr>
          <w:noProof/>
        </w:rPr>
        <w:t>23</w:t>
      </w:r>
      <w:r>
        <w:rPr>
          <w:noProof/>
        </w:rPr>
        <w:fldChar w:fldCharType="end"/>
      </w:r>
    </w:p>
    <w:p w14:paraId="518F42EA"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4.1</w:t>
      </w:r>
      <w:r>
        <w:rPr>
          <w:rFonts w:asciiTheme="minorHAnsi" w:eastAsiaTheme="minorEastAsia" w:hAnsiTheme="minorHAnsi" w:cstheme="minorBidi"/>
          <w:b w:val="0"/>
          <w:noProof/>
          <w:kern w:val="0"/>
          <w:lang w:eastAsia="ja-JP"/>
        </w:rPr>
        <w:tab/>
      </w:r>
      <w:r>
        <w:rPr>
          <w:noProof/>
        </w:rPr>
        <w:t>Architektur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_Toc282505728 \h </w:instrText>
      </w:r>
      <w:r>
        <w:rPr>
          <w:noProof/>
        </w:rPr>
      </w:r>
      <w:r>
        <w:rPr>
          <w:noProof/>
        </w:rPr>
        <w:fldChar w:fldCharType="separate"/>
      </w:r>
      <w:r>
        <w:rPr>
          <w:noProof/>
        </w:rPr>
        <w:t>23</w:t>
      </w:r>
      <w:r>
        <w:rPr>
          <w:noProof/>
        </w:rPr>
        <w:fldChar w:fldCharType="end"/>
      </w:r>
    </w:p>
    <w:p w14:paraId="0006FC87"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_Toc282505729 \h </w:instrText>
      </w:r>
      <w:r>
        <w:rPr>
          <w:noProof/>
        </w:rPr>
      </w:r>
      <w:r>
        <w:rPr>
          <w:noProof/>
        </w:rPr>
        <w:fldChar w:fldCharType="separate"/>
      </w:r>
      <w:r>
        <w:rPr>
          <w:noProof/>
        </w:rPr>
        <w:t>26</w:t>
      </w:r>
      <w:r>
        <w:rPr>
          <w:noProof/>
        </w:rPr>
        <w:fldChar w:fldCharType="end"/>
      </w:r>
    </w:p>
    <w:p w14:paraId="271281A4"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4.2.1</w:t>
      </w:r>
      <w:r>
        <w:rPr>
          <w:rFonts w:asciiTheme="minorHAnsi" w:eastAsiaTheme="minorEastAsia" w:hAnsiTheme="minorHAnsi" w:cstheme="minorBidi"/>
          <w:iCs w:val="0"/>
          <w:noProof/>
          <w:kern w:val="0"/>
          <w:lang w:eastAsia="ja-JP"/>
        </w:rPr>
        <w:tab/>
      </w:r>
      <w:r>
        <w:rPr>
          <w:noProof/>
        </w:rPr>
        <w:t>Pakete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_Toc282505730 \h </w:instrText>
      </w:r>
      <w:r>
        <w:rPr>
          <w:noProof/>
        </w:rPr>
      </w:r>
      <w:r>
        <w:rPr>
          <w:noProof/>
        </w:rPr>
        <w:fldChar w:fldCharType="separate"/>
      </w:r>
      <w:r>
        <w:rPr>
          <w:noProof/>
        </w:rPr>
        <w:t>27</w:t>
      </w:r>
      <w:r>
        <w:rPr>
          <w:noProof/>
        </w:rPr>
        <w:fldChar w:fldCharType="end"/>
      </w:r>
    </w:p>
    <w:p w14:paraId="0C0425B5"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4.3</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_Toc282505731 \h </w:instrText>
      </w:r>
      <w:r>
        <w:rPr>
          <w:noProof/>
        </w:rPr>
      </w:r>
      <w:r>
        <w:rPr>
          <w:noProof/>
        </w:rPr>
        <w:fldChar w:fldCharType="separate"/>
      </w:r>
      <w:r>
        <w:rPr>
          <w:noProof/>
        </w:rPr>
        <w:t>29</w:t>
      </w:r>
      <w:r>
        <w:rPr>
          <w:noProof/>
        </w:rPr>
        <w:fldChar w:fldCharType="end"/>
      </w:r>
    </w:p>
    <w:p w14:paraId="1627498D"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4.3.1</w:t>
      </w:r>
      <w:r>
        <w:rPr>
          <w:rFonts w:asciiTheme="minorHAnsi" w:eastAsiaTheme="minorEastAsia" w:hAnsiTheme="minorHAnsi" w:cstheme="minorBidi"/>
          <w:iCs w:val="0"/>
          <w:noProof/>
          <w:kern w:val="0"/>
          <w:lang w:eastAsia="ja-JP"/>
        </w:rPr>
        <w:tab/>
      </w:r>
      <w:r>
        <w:rPr>
          <w:noProof/>
        </w:rPr>
        <w:t>Model</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_Toc282505732 \h </w:instrText>
      </w:r>
      <w:r>
        <w:rPr>
          <w:noProof/>
        </w:rPr>
      </w:r>
      <w:r>
        <w:rPr>
          <w:noProof/>
        </w:rPr>
        <w:fldChar w:fldCharType="separate"/>
      </w:r>
      <w:r>
        <w:rPr>
          <w:noProof/>
        </w:rPr>
        <w:t>29</w:t>
      </w:r>
      <w:r>
        <w:rPr>
          <w:noProof/>
        </w:rPr>
        <w:fldChar w:fldCharType="end"/>
      </w:r>
    </w:p>
    <w:p w14:paraId="7C3D73EC"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4.3.2</w:t>
      </w:r>
      <w:r>
        <w:rPr>
          <w:rFonts w:asciiTheme="minorHAnsi" w:eastAsiaTheme="minorEastAsia" w:hAnsiTheme="minorHAnsi" w:cstheme="minorBidi"/>
          <w:iCs w:val="0"/>
          <w:noProof/>
          <w:kern w:val="0"/>
          <w:lang w:eastAsia="ja-JP"/>
        </w:rPr>
        <w:tab/>
      </w:r>
      <w:r>
        <w:rPr>
          <w:noProof/>
        </w:rPr>
        <w:t>View</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_Toc282505733 \h </w:instrText>
      </w:r>
      <w:r>
        <w:rPr>
          <w:noProof/>
        </w:rPr>
      </w:r>
      <w:r>
        <w:rPr>
          <w:noProof/>
        </w:rPr>
        <w:fldChar w:fldCharType="separate"/>
      </w:r>
      <w:r>
        <w:rPr>
          <w:noProof/>
        </w:rPr>
        <w:t>33</w:t>
      </w:r>
      <w:r>
        <w:rPr>
          <w:noProof/>
        </w:rPr>
        <w:fldChar w:fldCharType="end"/>
      </w:r>
    </w:p>
    <w:p w14:paraId="5C950C6F"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4.3.3</w:t>
      </w:r>
      <w:r>
        <w:rPr>
          <w:rFonts w:asciiTheme="minorHAnsi" w:eastAsiaTheme="minorEastAsia" w:hAnsiTheme="minorHAnsi" w:cstheme="minorBidi"/>
          <w:iCs w:val="0"/>
          <w:noProof/>
          <w:kern w:val="0"/>
          <w:lang w:eastAsia="ja-JP"/>
        </w:rPr>
        <w:tab/>
      </w:r>
      <w:r>
        <w:rPr>
          <w:noProof/>
        </w:rPr>
        <w:t>Controller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_Toc282505734 \h </w:instrText>
      </w:r>
      <w:r>
        <w:rPr>
          <w:noProof/>
        </w:rPr>
      </w:r>
      <w:r>
        <w:rPr>
          <w:noProof/>
        </w:rPr>
        <w:fldChar w:fldCharType="separate"/>
      </w:r>
      <w:r>
        <w:rPr>
          <w:noProof/>
        </w:rPr>
        <w:t>35</w:t>
      </w:r>
      <w:r>
        <w:rPr>
          <w:noProof/>
        </w:rPr>
        <w:fldChar w:fldCharType="end"/>
      </w:r>
    </w:p>
    <w:p w14:paraId="5D0AE726"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4.4</w:t>
      </w:r>
      <w:r>
        <w:rPr>
          <w:rFonts w:asciiTheme="minorHAnsi" w:eastAsiaTheme="minorEastAsia" w:hAnsiTheme="minorHAnsi" w:cstheme="minorBidi"/>
          <w:b w:val="0"/>
          <w:noProof/>
          <w:kern w:val="0"/>
          <w:lang w:eastAsia="ja-JP"/>
        </w:rPr>
        <w:tab/>
      </w:r>
      <w:r>
        <w:rPr>
          <w:noProof/>
        </w:rPr>
        <w:t>Interpreter für andere Plattformen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_Toc282505735 \h </w:instrText>
      </w:r>
      <w:r>
        <w:rPr>
          <w:noProof/>
        </w:rPr>
      </w:r>
      <w:r>
        <w:rPr>
          <w:noProof/>
        </w:rPr>
        <w:fldChar w:fldCharType="separate"/>
      </w:r>
      <w:r>
        <w:rPr>
          <w:noProof/>
        </w:rPr>
        <w:t>37</w:t>
      </w:r>
      <w:r>
        <w:rPr>
          <w:noProof/>
        </w:rPr>
        <w:fldChar w:fldCharType="end"/>
      </w:r>
    </w:p>
    <w:p w14:paraId="06527B11"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5</w:t>
      </w:r>
      <w:r>
        <w:rPr>
          <w:rFonts w:asciiTheme="minorHAnsi" w:eastAsiaTheme="minorEastAsia" w:hAnsiTheme="minorHAnsi" w:cstheme="minorBidi"/>
          <w:b w:val="0"/>
          <w:bCs w:val="0"/>
          <w:noProof/>
          <w:kern w:val="0"/>
          <w:sz w:val="24"/>
          <w:lang w:eastAsia="ja-JP"/>
        </w:rPr>
        <w:tab/>
      </w:r>
      <w:r>
        <w:rPr>
          <w:noProof/>
        </w:rPr>
        <w:t>Beispiel iOSTemplateLanguage Applikation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_Toc282505736 \h </w:instrText>
      </w:r>
      <w:r>
        <w:rPr>
          <w:noProof/>
        </w:rPr>
      </w:r>
      <w:r>
        <w:rPr>
          <w:noProof/>
        </w:rPr>
        <w:fldChar w:fldCharType="separate"/>
      </w:r>
      <w:r>
        <w:rPr>
          <w:noProof/>
        </w:rPr>
        <w:t>38</w:t>
      </w:r>
      <w:r>
        <w:rPr>
          <w:noProof/>
        </w:rPr>
        <w:fldChar w:fldCharType="end"/>
      </w:r>
    </w:p>
    <w:p w14:paraId="254801FC"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5.1</w:t>
      </w:r>
      <w:r>
        <w:rPr>
          <w:rFonts w:asciiTheme="minorHAnsi" w:eastAsiaTheme="minorEastAsia" w:hAnsiTheme="minorHAnsi" w:cstheme="minorBidi"/>
          <w:b w:val="0"/>
          <w:noProof/>
          <w:kern w:val="0"/>
          <w:lang w:eastAsia="ja-JP"/>
        </w:rPr>
        <w:tab/>
      </w:r>
      <w:r>
        <w:rPr>
          <w:noProof/>
        </w:rPr>
        <w:t>Anforderungen und Voraussetzungen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_Toc282505737 \h </w:instrText>
      </w:r>
      <w:r>
        <w:rPr>
          <w:noProof/>
        </w:rPr>
      </w:r>
      <w:r>
        <w:rPr>
          <w:noProof/>
        </w:rPr>
        <w:fldChar w:fldCharType="separate"/>
      </w:r>
      <w:r>
        <w:rPr>
          <w:noProof/>
        </w:rPr>
        <w:t>38</w:t>
      </w:r>
      <w:r>
        <w:rPr>
          <w:noProof/>
        </w:rPr>
        <w:fldChar w:fldCharType="end"/>
      </w:r>
    </w:p>
    <w:p w14:paraId="5680ECF9"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5.2</w:t>
      </w:r>
      <w:r>
        <w:rPr>
          <w:rFonts w:asciiTheme="minorHAnsi" w:eastAsiaTheme="minorEastAsia" w:hAnsiTheme="minorHAnsi" w:cstheme="minorBidi"/>
          <w:b w:val="0"/>
          <w:noProof/>
          <w:kern w:val="0"/>
          <w:lang w:eastAsia="ja-JP"/>
        </w:rPr>
        <w:tab/>
      </w:r>
      <w:r>
        <w:rPr>
          <w:noProof/>
        </w:rPr>
        <w:t>CommunityMashup</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_Toc282505738 \h </w:instrText>
      </w:r>
      <w:r>
        <w:rPr>
          <w:noProof/>
        </w:rPr>
      </w:r>
      <w:r>
        <w:rPr>
          <w:noProof/>
        </w:rPr>
        <w:fldChar w:fldCharType="separate"/>
      </w:r>
      <w:r>
        <w:rPr>
          <w:noProof/>
        </w:rPr>
        <w:t>38</w:t>
      </w:r>
      <w:r>
        <w:rPr>
          <w:noProof/>
        </w:rPr>
        <w:fldChar w:fldCharType="end"/>
      </w:r>
    </w:p>
    <w:p w14:paraId="2B0FF0CA"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5.3</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_Toc282505739 \h </w:instrText>
      </w:r>
      <w:r>
        <w:rPr>
          <w:noProof/>
        </w:rPr>
      </w:r>
      <w:r>
        <w:rPr>
          <w:noProof/>
        </w:rPr>
        <w:fldChar w:fldCharType="separate"/>
      </w:r>
      <w:r>
        <w:rPr>
          <w:noProof/>
        </w:rPr>
        <w:t>39</w:t>
      </w:r>
      <w:r>
        <w:rPr>
          <w:noProof/>
        </w:rPr>
        <w:fldChar w:fldCharType="end"/>
      </w:r>
    </w:p>
    <w:p w14:paraId="1D95312E"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5.4</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_Toc282505740 \h </w:instrText>
      </w:r>
      <w:r>
        <w:rPr>
          <w:noProof/>
        </w:rPr>
      </w:r>
      <w:r>
        <w:rPr>
          <w:noProof/>
        </w:rPr>
        <w:fldChar w:fldCharType="separate"/>
      </w:r>
      <w:r>
        <w:rPr>
          <w:noProof/>
        </w:rPr>
        <w:t>40</w:t>
      </w:r>
      <w:r>
        <w:rPr>
          <w:noProof/>
        </w:rPr>
        <w:fldChar w:fldCharType="end"/>
      </w:r>
    </w:p>
    <w:p w14:paraId="7F8C633C"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5.5</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_Toc282505741 \h </w:instrText>
      </w:r>
      <w:r>
        <w:rPr>
          <w:noProof/>
        </w:rPr>
      </w:r>
      <w:r>
        <w:rPr>
          <w:noProof/>
        </w:rPr>
        <w:fldChar w:fldCharType="separate"/>
      </w:r>
      <w:r>
        <w:rPr>
          <w:noProof/>
        </w:rPr>
        <w:t>43</w:t>
      </w:r>
      <w:r>
        <w:rPr>
          <w:noProof/>
        </w:rPr>
        <w:fldChar w:fldCharType="end"/>
      </w:r>
    </w:p>
    <w:p w14:paraId="47C7F779"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6</w:t>
      </w:r>
      <w:r>
        <w:rPr>
          <w:rFonts w:asciiTheme="minorHAnsi" w:eastAsiaTheme="minorEastAsia" w:hAnsiTheme="minorHAnsi" w:cstheme="minorBidi"/>
          <w:b w:val="0"/>
          <w:bCs w:val="0"/>
          <w:noProof/>
          <w:kern w:val="0"/>
          <w:sz w:val="24"/>
          <w:lang w:eastAsia="ja-JP"/>
        </w:rPr>
        <w:tab/>
      </w:r>
      <w:r>
        <w:rPr>
          <w:noProof/>
        </w:rPr>
        <w:t>Zusammenfassung und Ausblick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_Toc282505742 \h </w:instrText>
      </w:r>
      <w:r>
        <w:rPr>
          <w:noProof/>
        </w:rPr>
      </w:r>
      <w:r>
        <w:rPr>
          <w:noProof/>
        </w:rPr>
        <w:fldChar w:fldCharType="separate"/>
      </w:r>
      <w:r>
        <w:rPr>
          <w:noProof/>
        </w:rPr>
        <w:t>45</w:t>
      </w:r>
      <w:r>
        <w:rPr>
          <w:noProof/>
        </w:rPr>
        <w:fldChar w:fldCharType="end"/>
      </w:r>
    </w:p>
    <w:p w14:paraId="5D6DAE67"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Literaturverzeichnis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_Toc282505743 \h </w:instrText>
      </w:r>
      <w:r>
        <w:rPr>
          <w:noProof/>
        </w:rPr>
      </w:r>
      <w:r>
        <w:rPr>
          <w:noProof/>
        </w:rPr>
        <w:fldChar w:fldCharType="separate"/>
      </w:r>
      <w:r>
        <w:rPr>
          <w:noProof/>
        </w:rPr>
        <w:t>46</w:t>
      </w:r>
      <w:r>
        <w:rPr>
          <w:noProof/>
        </w:rPr>
        <w:fldChar w:fldCharType="end"/>
      </w:r>
    </w:p>
    <w:p w14:paraId="48849F1F" w14:textId="77777777" w:rsidR="00E618A2" w:rsidRPr="00C6416A" w:rsidRDefault="00E618A2" w:rsidP="00E618A2">
      <w:r w:rsidRPr="00C6416A">
        <w:fldChar w:fldCharType="end"/>
      </w:r>
    </w:p>
    <w:p w14:paraId="22D94B18" w14:textId="77777777" w:rsidR="00E618A2" w:rsidRPr="00C6416A" w:rsidRDefault="00E618A2" w:rsidP="00E618A2">
      <w:pPr>
        <w:pStyle w:val="Bereichstitel"/>
      </w:pPr>
      <w:bookmarkStart w:id="3" w:name="_Toc169968663"/>
      <w:bookmarkStart w:id="4" w:name="_Toc177457763"/>
      <w:bookmarkStart w:id="5" w:name="_Toc282505711"/>
      <w:r w:rsidRPr="00C6416A">
        <w:t>Abbildungsverzeichnis</w:t>
      </w:r>
      <w:bookmarkEnd w:id="3"/>
      <w:bookmarkEnd w:id="4"/>
      <w:bookmarkEnd w:id="5"/>
    </w:p>
    <w:p w14:paraId="2A41D944" w14:textId="77777777" w:rsidR="006C2CCE" w:rsidRDefault="00E618A2">
      <w:pPr>
        <w:pStyle w:val="Abbildungsverzeichnis"/>
        <w:rPr>
          <w:rFonts w:asciiTheme="minorHAnsi" w:eastAsiaTheme="minorEastAsia" w:hAnsiTheme="minorHAnsi" w:cstheme="minorBidi"/>
          <w:noProof/>
          <w:kern w:val="0"/>
          <w:lang w:eastAsia="ja-JP"/>
        </w:rPr>
      </w:pPr>
      <w:r>
        <w:fldChar w:fldCharType="begin"/>
      </w:r>
      <w:r>
        <w:instrText xml:space="preserve"> </w:instrText>
      </w:r>
      <w:r w:rsidR="000702A4">
        <w:instrText>TOC</w:instrText>
      </w:r>
      <w:r>
        <w:instrText xml:space="preserve"> \h \z \c "Abbildung" </w:instrText>
      </w:r>
      <w:r>
        <w:fldChar w:fldCharType="separate"/>
      </w:r>
      <w:r w:rsidR="006C2CCE">
        <w:rPr>
          <w:noProof/>
        </w:rPr>
        <w:t>Abbildung 1: Überblick CommunityMashup (Lachenmaier 2013)</w:t>
      </w:r>
      <w:r w:rsidR="006C2CCE">
        <w:rPr>
          <w:noProof/>
        </w:rPr>
        <w:tab/>
      </w:r>
      <w:r w:rsidR="006C2CCE">
        <w:rPr>
          <w:noProof/>
        </w:rPr>
        <w:fldChar w:fldCharType="begin"/>
      </w:r>
      <w:r w:rsidR="006C2CCE">
        <w:rPr>
          <w:noProof/>
        </w:rPr>
        <w:instrText xml:space="preserve"> </w:instrText>
      </w:r>
      <w:r w:rsidR="000702A4">
        <w:rPr>
          <w:noProof/>
        </w:rPr>
        <w:instrText>PAGEREF</w:instrText>
      </w:r>
      <w:r w:rsidR="006C2CCE">
        <w:rPr>
          <w:noProof/>
        </w:rPr>
        <w:instrText xml:space="preserve"> _Toc282437264 \h </w:instrText>
      </w:r>
      <w:r w:rsidR="006C2CCE">
        <w:rPr>
          <w:noProof/>
        </w:rPr>
      </w:r>
      <w:r w:rsidR="006C2CCE">
        <w:rPr>
          <w:noProof/>
        </w:rPr>
        <w:fldChar w:fldCharType="separate"/>
      </w:r>
      <w:r w:rsidR="00D309CF">
        <w:rPr>
          <w:noProof/>
        </w:rPr>
        <w:t>2</w:t>
      </w:r>
      <w:r w:rsidR="006C2CCE">
        <w:rPr>
          <w:noProof/>
        </w:rPr>
        <w:fldChar w:fldCharType="end"/>
      </w:r>
    </w:p>
    <w:p w14:paraId="3B38D162"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2: Bewertungskriterien zur Infrastruktur mobiler AEF und Umgebungen  (nach Heit et al. 2013)</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_Toc282437265 \h </w:instrText>
      </w:r>
      <w:r>
        <w:rPr>
          <w:noProof/>
        </w:rPr>
      </w:r>
      <w:r>
        <w:rPr>
          <w:noProof/>
        </w:rPr>
        <w:fldChar w:fldCharType="separate"/>
      </w:r>
      <w:r w:rsidR="00D309CF">
        <w:rPr>
          <w:noProof/>
        </w:rPr>
        <w:t>8</w:t>
      </w:r>
      <w:r>
        <w:rPr>
          <w:noProof/>
        </w:rPr>
        <w:fldChar w:fldCharType="end"/>
      </w:r>
    </w:p>
    <w:p w14:paraId="0DC5619D"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3: Bewertungskriterien zur Entwicklung mobiler AEF und Umgebungen (nach Heit et al. 2013)</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_Toc282437266 \h </w:instrText>
      </w:r>
      <w:r>
        <w:rPr>
          <w:noProof/>
        </w:rPr>
      </w:r>
      <w:r>
        <w:rPr>
          <w:noProof/>
        </w:rPr>
        <w:fldChar w:fldCharType="separate"/>
      </w:r>
      <w:r w:rsidR="00D309CF">
        <w:rPr>
          <w:noProof/>
        </w:rPr>
        <w:t>9</w:t>
      </w:r>
      <w:r>
        <w:rPr>
          <w:noProof/>
        </w:rPr>
        <w:fldChar w:fldCharType="end"/>
      </w:r>
    </w:p>
    <w:p w14:paraId="683E82AC"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4: Evaluationsergebnisse zur Infrastruktur mobiler AEF und Umgebungen (nach Heit et al. 2013)</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_Toc282437267 \h </w:instrText>
      </w:r>
      <w:r>
        <w:rPr>
          <w:noProof/>
        </w:rPr>
      </w:r>
      <w:r>
        <w:rPr>
          <w:noProof/>
        </w:rPr>
        <w:fldChar w:fldCharType="separate"/>
      </w:r>
      <w:r w:rsidR="00D309CF">
        <w:rPr>
          <w:noProof/>
        </w:rPr>
        <w:t>11</w:t>
      </w:r>
      <w:r>
        <w:rPr>
          <w:noProof/>
        </w:rPr>
        <w:fldChar w:fldCharType="end"/>
      </w:r>
    </w:p>
    <w:p w14:paraId="4127FAFE" w14:textId="77777777" w:rsidR="006C2CCE" w:rsidRDefault="006C2CCE">
      <w:pPr>
        <w:pStyle w:val="Abbildungsverzeichnis"/>
        <w:rPr>
          <w:rFonts w:asciiTheme="minorHAnsi" w:eastAsiaTheme="minorEastAsia" w:hAnsiTheme="minorHAnsi" w:cstheme="minorBidi"/>
          <w:noProof/>
          <w:kern w:val="0"/>
          <w:lang w:eastAsia="ja-JP"/>
        </w:rPr>
      </w:pPr>
      <w:r>
        <w:rPr>
          <w:noProof/>
        </w:rPr>
        <w:t xml:space="preserve">Abbildung </w:t>
      </w:r>
      <w:r w:rsidRPr="001616E1">
        <w:rPr>
          <w:noProof/>
        </w:rPr>
        <w:t>5</w:t>
      </w:r>
      <w:r>
        <w:rPr>
          <w:noProof/>
        </w:rPr>
        <w:t>:  Evaluationsergebnisse zur Entwicklung mobiler AEF und Umgebungen (nach Heit et al. 2013</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_Toc282437268 \h </w:instrText>
      </w:r>
      <w:r>
        <w:rPr>
          <w:noProof/>
        </w:rPr>
      </w:r>
      <w:r>
        <w:rPr>
          <w:noProof/>
        </w:rPr>
        <w:fldChar w:fldCharType="separate"/>
      </w:r>
      <w:r w:rsidR="00D309CF">
        <w:rPr>
          <w:noProof/>
        </w:rPr>
        <w:t>12</w:t>
      </w:r>
      <w:r>
        <w:rPr>
          <w:noProof/>
        </w:rPr>
        <w:fldChar w:fldCharType="end"/>
      </w:r>
    </w:p>
    <w:p w14:paraId="35D4BB70"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6: Entwurf Beschreibungssprache Diagramm</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_Toc282437269 \h </w:instrText>
      </w:r>
      <w:r>
        <w:rPr>
          <w:noProof/>
        </w:rPr>
      </w:r>
      <w:r>
        <w:rPr>
          <w:noProof/>
        </w:rPr>
        <w:fldChar w:fldCharType="separate"/>
      </w:r>
      <w:r w:rsidR="00D309CF">
        <w:rPr>
          <w:noProof/>
        </w:rPr>
        <w:t>16</w:t>
      </w:r>
      <w:r>
        <w:rPr>
          <w:noProof/>
        </w:rPr>
        <w:fldChar w:fldCharType="end"/>
      </w:r>
    </w:p>
    <w:p w14:paraId="3D27975F"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7: Detaillierterer Entwurf Beschreibungssprache</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_Toc282437270 \h </w:instrText>
      </w:r>
      <w:r>
        <w:rPr>
          <w:noProof/>
        </w:rPr>
      </w:r>
      <w:r>
        <w:rPr>
          <w:noProof/>
        </w:rPr>
        <w:fldChar w:fldCharType="separate"/>
      </w:r>
      <w:r w:rsidR="00D309CF">
        <w:rPr>
          <w:noProof/>
        </w:rPr>
        <w:t>19</w:t>
      </w:r>
      <w:r>
        <w:rPr>
          <w:noProof/>
        </w:rPr>
        <w:fldChar w:fldCharType="end"/>
      </w:r>
    </w:p>
    <w:p w14:paraId="32E6EFA1"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8:Apple Model View Controller</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_Toc282437271 \h </w:instrText>
      </w:r>
      <w:r>
        <w:rPr>
          <w:noProof/>
        </w:rPr>
      </w:r>
      <w:r>
        <w:rPr>
          <w:noProof/>
        </w:rPr>
        <w:fldChar w:fldCharType="separate"/>
      </w:r>
      <w:r w:rsidR="00D309CF">
        <w:rPr>
          <w:noProof/>
        </w:rPr>
        <w:t>24</w:t>
      </w:r>
      <w:r>
        <w:rPr>
          <w:noProof/>
        </w:rPr>
        <w:fldChar w:fldCharType="end"/>
      </w:r>
    </w:p>
    <w:p w14:paraId="6083BE57"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9: Paket Model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_Toc282437272 \h </w:instrText>
      </w:r>
      <w:r>
        <w:rPr>
          <w:noProof/>
        </w:rPr>
      </w:r>
      <w:r>
        <w:rPr>
          <w:noProof/>
        </w:rPr>
        <w:fldChar w:fldCharType="separate"/>
      </w:r>
      <w:r w:rsidR="00D309CF">
        <w:rPr>
          <w:noProof/>
        </w:rPr>
        <w:t>27</w:t>
      </w:r>
      <w:r>
        <w:rPr>
          <w:noProof/>
        </w:rPr>
        <w:fldChar w:fldCharType="end"/>
      </w:r>
    </w:p>
    <w:p w14:paraId="3929FB0E"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10: Paket View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_Toc282437273 \h </w:instrText>
      </w:r>
      <w:r>
        <w:rPr>
          <w:noProof/>
        </w:rPr>
      </w:r>
      <w:r>
        <w:rPr>
          <w:noProof/>
        </w:rPr>
        <w:fldChar w:fldCharType="separate"/>
      </w:r>
      <w:r w:rsidR="00D309CF">
        <w:rPr>
          <w:noProof/>
        </w:rPr>
        <w:t>28</w:t>
      </w:r>
      <w:r>
        <w:rPr>
          <w:noProof/>
        </w:rPr>
        <w:fldChar w:fldCharType="end"/>
      </w:r>
    </w:p>
    <w:p w14:paraId="1A910DB2"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11: Paket Controller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_Toc282437274 \h </w:instrText>
      </w:r>
      <w:r>
        <w:rPr>
          <w:noProof/>
        </w:rPr>
      </w:r>
      <w:r>
        <w:rPr>
          <w:noProof/>
        </w:rPr>
        <w:fldChar w:fldCharType="separate"/>
      </w:r>
      <w:r w:rsidR="00D309CF">
        <w:rPr>
          <w:noProof/>
        </w:rPr>
        <w:t>28</w:t>
      </w:r>
      <w:r>
        <w:rPr>
          <w:noProof/>
        </w:rPr>
        <w:fldChar w:fldCharType="end"/>
      </w:r>
    </w:p>
    <w:p w14:paraId="49C735B0"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12: CoreData Daten Modell Diagramm</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_Toc282437275 \h </w:instrText>
      </w:r>
      <w:r>
        <w:rPr>
          <w:noProof/>
        </w:rPr>
      </w:r>
      <w:r>
        <w:rPr>
          <w:noProof/>
        </w:rPr>
        <w:fldChar w:fldCharType="separate"/>
      </w:r>
      <w:r w:rsidR="00D309CF">
        <w:rPr>
          <w:noProof/>
        </w:rPr>
        <w:t>30</w:t>
      </w:r>
      <w:r>
        <w:rPr>
          <w:noProof/>
        </w:rPr>
        <w:fldChar w:fldCharType="end"/>
      </w:r>
    </w:p>
    <w:p w14:paraId="7A637A79"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13: Interpreter Model</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_Toc282437276 \h </w:instrText>
      </w:r>
      <w:r>
        <w:rPr>
          <w:noProof/>
        </w:rPr>
      </w:r>
      <w:r>
        <w:rPr>
          <w:noProof/>
        </w:rPr>
        <w:fldChar w:fldCharType="separate"/>
      </w:r>
      <w:r w:rsidR="00D309CF">
        <w:rPr>
          <w:noProof/>
        </w:rPr>
        <w:t>31</w:t>
      </w:r>
      <w:r>
        <w:rPr>
          <w:noProof/>
        </w:rPr>
        <w:fldChar w:fldCharType="end"/>
      </w:r>
    </w:p>
    <w:p w14:paraId="555E767B"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14: Interpreter Views</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_Toc282437277 \h </w:instrText>
      </w:r>
      <w:r>
        <w:rPr>
          <w:noProof/>
        </w:rPr>
      </w:r>
      <w:r>
        <w:rPr>
          <w:noProof/>
        </w:rPr>
        <w:fldChar w:fldCharType="separate"/>
      </w:r>
      <w:r w:rsidR="00D309CF">
        <w:rPr>
          <w:noProof/>
        </w:rPr>
        <w:t>33</w:t>
      </w:r>
      <w:r>
        <w:rPr>
          <w:noProof/>
        </w:rPr>
        <w:fldChar w:fldCharType="end"/>
      </w:r>
    </w:p>
    <w:p w14:paraId="23F436B6"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15: UITableView mit 2 UITableViewCells</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_Toc282437278 \h </w:instrText>
      </w:r>
      <w:r>
        <w:rPr>
          <w:noProof/>
        </w:rPr>
      </w:r>
      <w:r>
        <w:rPr>
          <w:noProof/>
        </w:rPr>
        <w:fldChar w:fldCharType="separate"/>
      </w:r>
      <w:r w:rsidR="00D309CF">
        <w:rPr>
          <w:noProof/>
        </w:rPr>
        <w:t>33</w:t>
      </w:r>
      <w:r>
        <w:rPr>
          <w:noProof/>
        </w:rPr>
        <w:fldChar w:fldCharType="end"/>
      </w:r>
    </w:p>
    <w:p w14:paraId="6AE3986A"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16: Beispiel UIImageCell</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_Toc282437279 \h </w:instrText>
      </w:r>
      <w:r>
        <w:rPr>
          <w:noProof/>
        </w:rPr>
      </w:r>
      <w:r>
        <w:rPr>
          <w:noProof/>
        </w:rPr>
        <w:fldChar w:fldCharType="separate"/>
      </w:r>
      <w:r w:rsidR="00D309CF">
        <w:rPr>
          <w:noProof/>
        </w:rPr>
        <w:t>34</w:t>
      </w:r>
      <w:r>
        <w:rPr>
          <w:noProof/>
        </w:rPr>
        <w:fldChar w:fldCharType="end"/>
      </w:r>
    </w:p>
    <w:p w14:paraId="385B1278"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17: Beispiel UITextFieldCell</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_Toc282437280 \h </w:instrText>
      </w:r>
      <w:r>
        <w:rPr>
          <w:noProof/>
        </w:rPr>
      </w:r>
      <w:r>
        <w:rPr>
          <w:noProof/>
        </w:rPr>
        <w:fldChar w:fldCharType="separate"/>
      </w:r>
      <w:r w:rsidR="00D309CF">
        <w:rPr>
          <w:noProof/>
        </w:rPr>
        <w:t>34</w:t>
      </w:r>
      <w:r>
        <w:rPr>
          <w:noProof/>
        </w:rPr>
        <w:fldChar w:fldCharType="end"/>
      </w:r>
    </w:p>
    <w:p w14:paraId="18E05818" w14:textId="77777777" w:rsidR="006C2CCE" w:rsidRDefault="006C2CCE">
      <w:pPr>
        <w:pStyle w:val="Abbildungsverzeichnis"/>
        <w:rPr>
          <w:rFonts w:asciiTheme="minorHAnsi" w:eastAsiaTheme="minorEastAsia" w:hAnsiTheme="minorHAnsi" w:cstheme="minorBidi"/>
          <w:noProof/>
          <w:kern w:val="0"/>
          <w:lang w:eastAsia="ja-JP"/>
        </w:rPr>
      </w:pPr>
      <w:r>
        <w:rPr>
          <w:noProof/>
        </w:rPr>
        <w:t>Abbildung 18: Interpreter Controller</w:t>
      </w:r>
      <w:r>
        <w:rPr>
          <w:noProof/>
        </w:rPr>
        <w:tab/>
      </w:r>
      <w:r>
        <w:rPr>
          <w:noProof/>
        </w:rPr>
        <w:fldChar w:fldCharType="begin"/>
      </w:r>
      <w:r>
        <w:rPr>
          <w:noProof/>
        </w:rPr>
        <w:instrText xml:space="preserve"> </w:instrText>
      </w:r>
      <w:r w:rsidR="000702A4">
        <w:rPr>
          <w:noProof/>
        </w:rPr>
        <w:instrText>PAGEREF</w:instrText>
      </w:r>
      <w:r>
        <w:rPr>
          <w:noProof/>
        </w:rPr>
        <w:instrText xml:space="preserve"> _Toc282437281 \h </w:instrText>
      </w:r>
      <w:r>
        <w:rPr>
          <w:noProof/>
        </w:rPr>
      </w:r>
      <w:r>
        <w:rPr>
          <w:noProof/>
        </w:rPr>
        <w:fldChar w:fldCharType="separate"/>
      </w:r>
      <w:r w:rsidR="00D309CF">
        <w:rPr>
          <w:noProof/>
        </w:rPr>
        <w:t>35</w:t>
      </w:r>
      <w:r>
        <w:rPr>
          <w:noProof/>
        </w:rPr>
        <w:fldChar w:fldCharType="end"/>
      </w:r>
    </w:p>
    <w:p w14:paraId="15C81834" w14:textId="3062BE96" w:rsidR="009B4B81" w:rsidRDefault="00E618A2" w:rsidP="00E618A2">
      <w:pPr>
        <w:rPr>
          <w:ins w:id="6" w:author="Edmund Senkleiter" w:date="2015-01-12T10:42:00Z"/>
        </w:rPr>
      </w:pPr>
      <w:r>
        <w:fldChar w:fldCharType="end"/>
      </w:r>
    </w:p>
    <w:p w14:paraId="57365011" w14:textId="77777777" w:rsidR="009B4B81" w:rsidRDefault="009B4B81">
      <w:pPr>
        <w:spacing w:after="0" w:line="240" w:lineRule="auto"/>
        <w:jc w:val="left"/>
        <w:rPr>
          <w:ins w:id="7" w:author="Edmund Senkleiter" w:date="2015-01-12T10:42:00Z"/>
        </w:rPr>
      </w:pPr>
      <w:ins w:id="8" w:author="Edmund Senkleiter" w:date="2015-01-12T10:42:00Z">
        <w:r>
          <w:br w:type="page"/>
        </w:r>
      </w:ins>
    </w:p>
    <w:p w14:paraId="31F573A8" w14:textId="77777777" w:rsidR="00E618A2" w:rsidRPr="00C6416A" w:rsidRDefault="00E618A2" w:rsidP="00E618A2">
      <w:bookmarkStart w:id="9" w:name="_GoBack"/>
      <w:bookmarkEnd w:id="9"/>
    </w:p>
    <w:p w14:paraId="38554EB8" w14:textId="77777777" w:rsidR="00E618A2" w:rsidRPr="00C6416A" w:rsidRDefault="00E618A2" w:rsidP="00E618A2">
      <w:pPr>
        <w:pStyle w:val="Bereichstitel"/>
      </w:pPr>
      <w:bookmarkStart w:id="10" w:name="_Toc169968665"/>
      <w:bookmarkStart w:id="11" w:name="_Toc177457765"/>
      <w:bookmarkStart w:id="12" w:name="_Toc282505712"/>
      <w:r w:rsidRPr="00C6416A">
        <w:t>Abkürzungsverzeichnis</w:t>
      </w:r>
      <w:bookmarkStart w:id="13" w:name="TableOfSymbols"/>
      <w:bookmarkEnd w:id="10"/>
      <w:bookmarkEnd w:id="11"/>
      <w:bookmarkEnd w:id="12"/>
      <w:bookmarkEnd w:id="13"/>
    </w:p>
    <w:p w14:paraId="2A2926C0" w14:textId="7A89DEEC" w:rsidR="008E6B14" w:rsidRDefault="008E6B14" w:rsidP="008E6B14">
      <w:pPr>
        <w:pStyle w:val="Abkrzung"/>
        <w:rPr>
          <w:snapToGrid w:val="0"/>
        </w:rPr>
      </w:pPr>
      <w:r>
        <w:rPr>
          <w:snapToGrid w:val="0"/>
        </w:rPr>
        <w:t>AEF</w:t>
      </w:r>
      <w:r w:rsidRPr="00C6416A">
        <w:rPr>
          <w:snapToGrid w:val="0"/>
        </w:rPr>
        <w:tab/>
      </w:r>
      <w:r>
        <w:rPr>
          <w:snapToGrid w:val="0"/>
        </w:rPr>
        <w:t>Anwendungsentwicklungsframework</w:t>
      </w:r>
    </w:p>
    <w:p w14:paraId="3BB9BBCA" w14:textId="77777777" w:rsidR="00E618A2" w:rsidRDefault="00E618A2" w:rsidP="00E618A2">
      <w:pPr>
        <w:pStyle w:val="Abkrzung"/>
        <w:rPr>
          <w:snapToGrid w:val="0"/>
        </w:rPr>
      </w:pPr>
      <w:r>
        <w:rPr>
          <w:snapToGrid w:val="0"/>
        </w:rPr>
        <w:t>App</w:t>
      </w:r>
      <w:r>
        <w:rPr>
          <w:snapToGrid w:val="0"/>
        </w:rPr>
        <w:tab/>
        <w:t>Applikation</w:t>
      </w:r>
    </w:p>
    <w:p w14:paraId="5F661124" w14:textId="77777777" w:rsidR="00E618A2" w:rsidRPr="00C6416A" w:rsidRDefault="00E618A2" w:rsidP="00E618A2">
      <w:pPr>
        <w:pStyle w:val="Abkrzung"/>
        <w:rPr>
          <w:snapToGrid w:val="0"/>
        </w:rPr>
      </w:pPr>
      <w:r w:rsidRPr="00C6416A">
        <w:rPr>
          <w:snapToGrid w:val="0"/>
        </w:rPr>
        <w:t>Aufl.</w:t>
      </w:r>
      <w:r w:rsidRPr="00C6416A">
        <w:rPr>
          <w:snapToGrid w:val="0"/>
        </w:rPr>
        <w:tab/>
        <w:t>Auflage</w:t>
      </w:r>
    </w:p>
    <w:p w14:paraId="69AC8D55" w14:textId="77777777" w:rsidR="00E618A2" w:rsidRPr="00C6416A" w:rsidRDefault="00E618A2" w:rsidP="00E618A2">
      <w:pPr>
        <w:pStyle w:val="Abkrzung"/>
        <w:rPr>
          <w:snapToGrid w:val="0"/>
        </w:rPr>
      </w:pPr>
      <w:r w:rsidRPr="00C6416A">
        <w:rPr>
          <w:snapToGrid w:val="0"/>
        </w:rPr>
        <w:t>Bd.</w:t>
      </w:r>
      <w:r w:rsidRPr="00C6416A">
        <w:rPr>
          <w:snapToGrid w:val="0"/>
        </w:rPr>
        <w:tab/>
        <w:t>Band</w:t>
      </w:r>
    </w:p>
    <w:p w14:paraId="67090B39" w14:textId="00042CEE" w:rsidR="00E618A2" w:rsidRDefault="006C2CCE" w:rsidP="00E618A2">
      <w:pPr>
        <w:pStyle w:val="Abkrzung"/>
      </w:pPr>
      <w:bookmarkStart w:id="14" w:name="_Toc54781202"/>
      <w:r>
        <w:rPr>
          <w:snapToGrid w:val="0"/>
        </w:rPr>
        <w:t>JSON</w:t>
      </w:r>
      <w:r>
        <w:rPr>
          <w:snapToGrid w:val="0"/>
        </w:rPr>
        <w:tab/>
      </w:r>
      <w:r>
        <w:t xml:space="preserve">JavaScript </w:t>
      </w:r>
      <w:proofErr w:type="spellStart"/>
      <w:r>
        <w:t>Object</w:t>
      </w:r>
      <w:proofErr w:type="spellEnd"/>
      <w:r>
        <w:t xml:space="preserve"> Notation</w:t>
      </w:r>
    </w:p>
    <w:p w14:paraId="24FA2BD0" w14:textId="4EBD88E0" w:rsidR="00F41775" w:rsidRPr="00C6416A" w:rsidRDefault="00F41775" w:rsidP="00E618A2">
      <w:pPr>
        <w:pStyle w:val="Abkrzung"/>
        <w:rPr>
          <w:snapToGrid w:val="0"/>
        </w:rPr>
      </w:pPr>
      <w:r>
        <w:t>XML</w:t>
      </w:r>
      <w:r>
        <w:tab/>
        <w:t>Extensible Markup Language</w:t>
      </w:r>
    </w:p>
    <w:p w14:paraId="6100803E" w14:textId="77777777" w:rsidR="00E618A2" w:rsidRPr="00C6416A" w:rsidRDefault="00E618A2" w:rsidP="00E618A2">
      <w:pPr>
        <w:pStyle w:val="Abkrzung"/>
        <w:rPr>
          <w:snapToGrid w:val="0"/>
        </w:rPr>
        <w:sectPr w:rsidR="00E618A2" w:rsidRPr="00C6416A" w:rsidSect="00B30A5C">
          <w:headerReference w:type="default" r:id="rId11"/>
          <w:headerReference w:type="first" r:id="rId12"/>
          <w:endnotePr>
            <w:numStart w:val="12"/>
          </w:endnotePr>
          <w:type w:val="continuous"/>
          <w:pgSz w:w="11906" w:h="16838" w:code="9"/>
          <w:pgMar w:top="1332" w:right="1134" w:bottom="1701" w:left="1701" w:header="851" w:footer="567" w:gutter="0"/>
          <w:pgNumType w:fmt="lowerRoman" w:start="1"/>
          <w:cols w:space="708"/>
          <w:docGrid w:linePitch="360"/>
        </w:sectPr>
      </w:pPr>
    </w:p>
    <w:p w14:paraId="6B44B1FF" w14:textId="77777777" w:rsidR="00E618A2" w:rsidRDefault="00E618A2" w:rsidP="00E618A2">
      <w:pPr>
        <w:pStyle w:val="berschrift1"/>
      </w:pPr>
      <w:bookmarkStart w:id="15" w:name="_Toc181337637"/>
      <w:bookmarkStart w:id="16" w:name="_Ref187075835"/>
      <w:bookmarkStart w:id="17" w:name="_Toc188281383"/>
      <w:bookmarkStart w:id="18" w:name="_Ref282344431"/>
      <w:bookmarkStart w:id="19" w:name="_Ref282437805"/>
      <w:bookmarkStart w:id="20" w:name="_Toc282505713"/>
      <w:bookmarkStart w:id="21" w:name="_Toc169968673"/>
      <w:bookmarkStart w:id="22" w:name="_Toc177457783"/>
      <w:bookmarkEnd w:id="14"/>
      <w:r w:rsidRPr="00C6416A">
        <w:t>Einleitung</w:t>
      </w:r>
      <w:bookmarkEnd w:id="15"/>
      <w:bookmarkEnd w:id="16"/>
      <w:bookmarkEnd w:id="17"/>
      <w:bookmarkEnd w:id="18"/>
      <w:bookmarkEnd w:id="19"/>
      <w:bookmarkEnd w:id="20"/>
    </w:p>
    <w:p w14:paraId="456D7DEB" w14:textId="77777777" w:rsidR="00E618A2" w:rsidRDefault="00E618A2" w:rsidP="00E618A2">
      <w:pPr>
        <w:pStyle w:val="berschrift2"/>
      </w:pPr>
      <w:bookmarkStart w:id="23" w:name="_Toc282505714"/>
      <w:r>
        <w:t>Motivation</w:t>
      </w:r>
      <w:bookmarkEnd w:id="23"/>
    </w:p>
    <w:p w14:paraId="14848AFF" w14:textId="0D76C0A9" w:rsidR="00E618A2" w:rsidRDefault="00E618A2" w:rsidP="00E618A2">
      <w:r>
        <w:t xml:space="preserve">Mobile Endgeräte wie </w:t>
      </w:r>
      <w:proofErr w:type="spellStart"/>
      <w:r>
        <w:t>Smartphones</w:t>
      </w:r>
      <w:proofErr w:type="spellEnd"/>
      <w:r>
        <w:t xml:space="preserve"> oder </w:t>
      </w:r>
      <w:proofErr w:type="spellStart"/>
      <w:r>
        <w:t>Tablets</w:t>
      </w:r>
      <w:proofErr w:type="spellEnd"/>
      <w:r>
        <w:t xml:space="preserve"> sind aus unserem Alltag nicht mehr wegz</w:t>
      </w:r>
      <w:r>
        <w:t>u</w:t>
      </w:r>
      <w:r>
        <w:t>denken. Die Verkaufsrekorde werden jährlich gebrochen und die klassischen Desktop PCs sowie Laptops langsam verdrängt</w:t>
      </w:r>
      <w:r w:rsidR="0082521A">
        <w:t xml:space="preserve"> </w:t>
      </w:r>
      <w:r>
        <w:t>(</w:t>
      </w:r>
      <w:proofErr w:type="spellStart"/>
      <w:r>
        <w:t>Bitkom</w:t>
      </w:r>
      <w:proofErr w:type="spellEnd"/>
      <w:r>
        <w:t xml:space="preserve"> 2014). Mobile Anwendungen gewinnen dabei n</w:t>
      </w:r>
      <w:r>
        <w:t>a</w:t>
      </w:r>
      <w:r>
        <w:t>türlich auch immer mehr an Bedeutung und damit auch die Anzahl an Softwareentwicklungen in diesem Bereich. Genauso wie für die „klassischen“ Geräte,  existieren auch mehrere unte</w:t>
      </w:r>
      <w:r>
        <w:t>r</w:t>
      </w:r>
      <w:r>
        <w:t xml:space="preserve">schiedliche Betriebssysteme für mobile Geräte (Apple iOS, Google </w:t>
      </w:r>
      <w:proofErr w:type="spellStart"/>
      <w:r>
        <w:t>Android</w:t>
      </w:r>
      <w:proofErr w:type="spellEnd"/>
      <w:r>
        <w:t>, Microsoft Windows Phone usw.). Um nun einen möglichst großen Anwenderkreis abzudecken, ist es e</w:t>
      </w:r>
      <w:r>
        <w:t>r</w:t>
      </w:r>
      <w:r>
        <w:t>forderlich die Anwendung für mehrere Betriebssysteme / Plattformen zu entwickeln, was aber mit erheblichem Mehraufwand verbunden sein kann, gerade auch wenn man an Erweiteru</w:t>
      </w:r>
      <w:r>
        <w:t>n</w:t>
      </w:r>
      <w:r>
        <w:t>gen oder Korrekturen denkt. Die Apps können nativ für jede Plattform extra entwickelt we</w:t>
      </w:r>
      <w:r>
        <w:t>r</w:t>
      </w:r>
      <w:r>
        <w:t>den, wodurch sie zwar sehr effizient ausgeführt werden und Zugriff auf alle Geräte- /Betriebssystemfunktionen bieten, dies jedoch eben nur auf der dafür entwickelten Plattform. Im Gegensatz dazu werden Web Apps im Browser ausgeführt was derzeit mit fast jedem m</w:t>
      </w:r>
      <w:r>
        <w:t>o</w:t>
      </w:r>
      <w:r>
        <w:t>bilen Endgerät möglich ist, sodass hier nicht für jede Plattform extra Code geschrieben we</w:t>
      </w:r>
      <w:r>
        <w:t>r</w:t>
      </w:r>
      <w:r>
        <w:t>den muss. Die</w:t>
      </w:r>
      <w:r w:rsidR="000F5E7D">
        <w:t xml:space="preserve"> grafischen</w:t>
      </w:r>
      <w:r>
        <w:t xml:space="preserve"> Benutzerschnittstellen entsprechen jedoch eher denen einer gewöh</w:t>
      </w:r>
      <w:r>
        <w:t>n</w:t>
      </w:r>
      <w:r>
        <w:t xml:space="preserve">lichen Webseite als den nativen Schnittstellen. Einen Kompromiss zwischen beiden Varianten bieten hybride Apps, die zwar auch durch Web Technologien wie bspw. HTML5 realisiert werden, zur Laufzeit jedoch nativ in einem </w:t>
      </w:r>
      <w:proofErr w:type="spellStart"/>
      <w:r>
        <w:t>WebView</w:t>
      </w:r>
      <w:proofErr w:type="spellEnd"/>
      <w:r>
        <w:t xml:space="preserve"> Container laufen und somit auch Zugriff auf viele Geräte / Betriebssystemfunktionen bieten. Welche Variante die passendere ist lässt sich an Merkmalen wie Performanz, Nutzung nativer Funktionalitäten, Installation, Erreic</w:t>
      </w:r>
      <w:r>
        <w:t>h</w:t>
      </w:r>
      <w:r>
        <w:t>barkeit, offline Nutzbarkeit usw. festmachen</w:t>
      </w:r>
      <w:r w:rsidR="00FF2959">
        <w:t xml:space="preserve"> </w:t>
      </w:r>
      <w:r>
        <w:t xml:space="preserve">(Davit </w:t>
      </w:r>
      <w:proofErr w:type="spellStart"/>
      <w:r>
        <w:t>Svand</w:t>
      </w:r>
      <w:proofErr w:type="spellEnd"/>
      <w:r>
        <w:t xml:space="preserve"> 2014). Ständige Leistungssteig</w:t>
      </w:r>
      <w:r>
        <w:t>e</w:t>
      </w:r>
      <w:r>
        <w:t>rungen erweitern die Entwicklungs- und somit Einsatzmöglichkeiten, jedoch werden mobile Geräte hauptsächlich zur schnellen Informationsversorgung genutzt</w:t>
      </w:r>
      <w:r w:rsidR="003F3115">
        <w:t xml:space="preserve"> </w:t>
      </w:r>
      <w:r>
        <w:t xml:space="preserve">(Sonja </w:t>
      </w:r>
      <w:proofErr w:type="spellStart"/>
      <w:r>
        <w:t>Knaub</w:t>
      </w:r>
      <w:proofErr w:type="spellEnd"/>
      <w:r>
        <w:t xml:space="preserve"> 2014), was größtenteils nur einfaches Abrufen und Darstellen bestimmter Informationen aus einer (halb-) öffentlichen Quelle ist. </w:t>
      </w:r>
    </w:p>
    <w:p w14:paraId="3BD51E52" w14:textId="4A2246CF" w:rsidR="00E618A2" w:rsidRDefault="00E618A2" w:rsidP="00E618A2">
      <w:r>
        <w:t>Im Rahmen dieser Arbeit wird speziell auf mobile Anwendungen eingegangen, bei denen die Darstellung der Informationen im Vordergrund steht. Die Verarbeitung bzw. Berechnung wird an anderer Stelle durchgeführt bspw. über eine REST Schnittstelle zur Verfügung gestellt. Als reales Beispiel geht es hier um Anwendungen, die personenzentrierte Daten aus einem sog. Mashup laden und dem Nutzer zur Verfügung stellen. Für die Mensch und Computer Tagung 2014 wurde bereits eine solche App für iOS entwickelt und veröffentlicht. Diese unterstützt die Teilnehmer der Tagung, indem Informationen zu Personen (Teilnehmer</w:t>
      </w:r>
      <w:r w:rsidR="00FF2959">
        <w:t xml:space="preserve"> und Autoren</w:t>
      </w:r>
      <w:r>
        <w:t>), O</w:t>
      </w:r>
      <w:r>
        <w:t>r</w:t>
      </w:r>
      <w:r>
        <w:t xml:space="preserve">ganisationen und Inhalten (bspw. Vorträgen) anzeigt werden. Informationen sind </w:t>
      </w:r>
      <w:proofErr w:type="spellStart"/>
      <w:r>
        <w:t>bspw</w:t>
      </w:r>
      <w:proofErr w:type="spellEnd"/>
      <w:r>
        <w:t>:</w:t>
      </w:r>
    </w:p>
    <w:p w14:paraId="79F906C7" w14:textId="77777777" w:rsidR="00E618A2" w:rsidRDefault="00E618A2" w:rsidP="00967756">
      <w:pPr>
        <w:pStyle w:val="Listenabsatz"/>
        <w:numPr>
          <w:ilvl w:val="0"/>
          <w:numId w:val="5"/>
        </w:numPr>
      </w:pPr>
      <w:r>
        <w:t>Kontaktdaten zu Teilnehmern, Referenten, Organisationen</w:t>
      </w:r>
    </w:p>
    <w:p w14:paraId="6185FC13" w14:textId="77777777" w:rsidR="00E618A2" w:rsidRDefault="00E618A2" w:rsidP="00967756">
      <w:pPr>
        <w:pStyle w:val="Listenabsatz"/>
        <w:numPr>
          <w:ilvl w:val="0"/>
          <w:numId w:val="5"/>
        </w:numPr>
      </w:pPr>
      <w:r>
        <w:t>Überblick sowie detailliertere Angaben zu einem Vortrag</w:t>
      </w:r>
    </w:p>
    <w:p w14:paraId="6C244170" w14:textId="77777777" w:rsidR="00E618A2" w:rsidRDefault="00E618A2" w:rsidP="00967756">
      <w:pPr>
        <w:pStyle w:val="Listenabsatz"/>
        <w:numPr>
          <w:ilvl w:val="0"/>
          <w:numId w:val="5"/>
        </w:numPr>
      </w:pPr>
      <w:r>
        <w:t>Auflistung aller Vorträge zu einer bestimmten Person</w:t>
      </w:r>
    </w:p>
    <w:p w14:paraId="45EF4C0A" w14:textId="77777777" w:rsidR="00E618A2" w:rsidRDefault="00E618A2" w:rsidP="00967756">
      <w:pPr>
        <w:pStyle w:val="Listenabsatz"/>
        <w:numPr>
          <w:ilvl w:val="0"/>
          <w:numId w:val="5"/>
        </w:numPr>
      </w:pPr>
      <w:r>
        <w:t>Agenda / Programmplan der Konferenz</w:t>
      </w:r>
    </w:p>
    <w:p w14:paraId="0844FA45" w14:textId="4F14D70E" w:rsidR="00E618A2" w:rsidRDefault="00E618A2" w:rsidP="00E618A2">
      <w:r>
        <w:t>Den Nutzern wird außerdem noch die Möglichkeit gegeben selbst Informationen, in Form von Kommentaren und Bewertungen, den Inhalten hinzuzufügen. Das eben genannte Mashup, g</w:t>
      </w:r>
      <w:r>
        <w:t>e</w:t>
      </w:r>
      <w:r>
        <w:t xml:space="preserve">nauer gesagt CommunityMashup, stellt eine Schnittstelle zwischen externen </w:t>
      </w:r>
      <w:proofErr w:type="spellStart"/>
      <w:r w:rsidR="00755372">
        <w:t>Social</w:t>
      </w:r>
      <w:proofErr w:type="spellEnd"/>
      <w:r w:rsidR="00755372">
        <w:t>-Software Diensten</w:t>
      </w:r>
      <w:r>
        <w:t xml:space="preserve">, wie </w:t>
      </w:r>
      <w:proofErr w:type="spellStart"/>
      <w:r>
        <w:t>z.B</w:t>
      </w:r>
      <w:proofErr w:type="spellEnd"/>
      <w:r>
        <w:t xml:space="preserve"> Facebook, </w:t>
      </w:r>
      <w:proofErr w:type="spellStart"/>
      <w:r>
        <w:t>Twitter</w:t>
      </w:r>
      <w:proofErr w:type="spellEnd"/>
      <w:r>
        <w:t xml:space="preserve">, </w:t>
      </w:r>
      <w:proofErr w:type="spellStart"/>
      <w:r>
        <w:t>Flickr</w:t>
      </w:r>
      <w:proofErr w:type="spellEnd"/>
      <w:r>
        <w:t>, und Endbenutzer Anwendungen, wie der eben genannten App MuC2014 dar. Im Mashup werden personenzentrierte Daten gesammelt, gefi</w:t>
      </w:r>
      <w:r>
        <w:t>l</w:t>
      </w:r>
      <w:r>
        <w:t>tert</w:t>
      </w:r>
      <w:r w:rsidR="00C4431A">
        <w:t xml:space="preserve"> und</w:t>
      </w:r>
      <w:r>
        <w:t xml:space="preserve"> vereinheitlicht über eine REST-Schnittstelle zugänglich gemacht (</w:t>
      </w:r>
      <w:proofErr w:type="spellStart"/>
      <w:r>
        <w:t>Lachenmaier</w:t>
      </w:r>
      <w:proofErr w:type="spellEnd"/>
      <w:r>
        <w:t xml:space="preserve"> 2013).</w:t>
      </w:r>
      <w:r w:rsidR="00FD021C">
        <w:t xml:space="preserve"> Die Schnittstelle kann Daten in Form von HTML, XML, JSON und anderen Formaten ausgeben. Über Templates kann die Ausgabe zusätzlich individualisiert werden.</w:t>
      </w:r>
      <w:r>
        <w:t xml:space="preserve"> </w:t>
      </w:r>
      <w:r w:rsidR="00755372">
        <w:fldChar w:fldCharType="begin"/>
      </w:r>
      <w:r w:rsidR="00755372">
        <w:instrText xml:space="preserve"> </w:instrText>
      </w:r>
      <w:r w:rsidR="000702A4">
        <w:instrText>REF</w:instrText>
      </w:r>
      <w:r w:rsidR="00755372">
        <w:instrText xml:space="preserve"> _Ref282100953 \h </w:instrText>
      </w:r>
      <w:r w:rsidR="00755372">
        <w:fldChar w:fldCharType="separate"/>
      </w:r>
      <w:r w:rsidR="00755372">
        <w:t xml:space="preserve">Abbildung </w:t>
      </w:r>
      <w:r w:rsidR="00755372">
        <w:rPr>
          <w:noProof/>
        </w:rPr>
        <w:t>1</w:t>
      </w:r>
      <w:r w:rsidR="00755372">
        <w:t>: Überblick Community Mashup</w:t>
      </w:r>
      <w:r w:rsidR="00755372">
        <w:fldChar w:fldCharType="end"/>
      </w:r>
      <w:r w:rsidR="00755372">
        <w:t xml:space="preserve"> </w:t>
      </w:r>
      <w:r>
        <w:t>verdeutlicht den Aufbau:</w:t>
      </w:r>
    </w:p>
    <w:p w14:paraId="5941EC5A" w14:textId="77777777" w:rsidR="00E618A2" w:rsidRDefault="00E618A2" w:rsidP="00E618A2">
      <w:pPr>
        <w:keepNext/>
      </w:pPr>
      <w:r>
        <w:rPr>
          <w:noProof/>
        </w:rPr>
        <w:drawing>
          <wp:inline distT="0" distB="0" distL="0" distR="0" wp14:anchorId="13247C52" wp14:editId="79C21254">
            <wp:extent cx="5760085" cy="4767580"/>
            <wp:effectExtent l="0" t="0" r="5715" b="762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sichtCM.tiff"/>
                    <pic:cNvPicPr/>
                  </pic:nvPicPr>
                  <pic:blipFill>
                    <a:blip r:embed="rId13">
                      <a:extLst>
                        <a:ext uri="{28A0092B-C50C-407E-A947-70E740481C1C}">
                          <a14:useLocalDpi xmlns:a14="http://schemas.microsoft.com/office/drawing/2010/main" val="0"/>
                        </a:ext>
                      </a:extLst>
                    </a:blip>
                    <a:stretch>
                      <a:fillRect/>
                    </a:stretch>
                  </pic:blipFill>
                  <pic:spPr>
                    <a:xfrm>
                      <a:off x="0" y="0"/>
                      <a:ext cx="5760085" cy="4767580"/>
                    </a:xfrm>
                    <a:prstGeom prst="rect">
                      <a:avLst/>
                    </a:prstGeom>
                  </pic:spPr>
                </pic:pic>
              </a:graphicData>
            </a:graphic>
          </wp:inline>
        </w:drawing>
      </w:r>
    </w:p>
    <w:p w14:paraId="511516E1" w14:textId="20035CC7" w:rsidR="00E618A2" w:rsidRDefault="00E618A2" w:rsidP="00E618A2">
      <w:pPr>
        <w:pStyle w:val="Beschriftung"/>
        <w:jc w:val="both"/>
      </w:pPr>
      <w:bookmarkStart w:id="24" w:name="_Ref282100953"/>
      <w:bookmarkStart w:id="25" w:name="_Toc282437264"/>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1</w:t>
      </w:r>
      <w:r>
        <w:rPr>
          <w:noProof/>
        </w:rPr>
        <w:fldChar w:fldCharType="end"/>
      </w:r>
      <w:r>
        <w:t>: Überblick CommunityMashup</w:t>
      </w:r>
      <w:bookmarkEnd w:id="24"/>
      <w:r w:rsidR="001138A0">
        <w:t xml:space="preserve"> (</w:t>
      </w:r>
      <w:proofErr w:type="spellStart"/>
      <w:r w:rsidR="001138A0">
        <w:t>Lachenmaier</w:t>
      </w:r>
      <w:proofErr w:type="spellEnd"/>
      <w:r w:rsidR="001138A0">
        <w:t xml:space="preserve"> 2013)</w:t>
      </w:r>
      <w:bookmarkEnd w:id="25"/>
    </w:p>
    <w:p w14:paraId="311B9BF1" w14:textId="77777777" w:rsidR="00E618A2" w:rsidRDefault="00E618A2" w:rsidP="00E618A2"/>
    <w:p w14:paraId="0B3A3D1A" w14:textId="77777777" w:rsidR="00E618A2" w:rsidRDefault="00E618A2" w:rsidP="00E618A2">
      <w:pPr>
        <w:pStyle w:val="berschrift2"/>
      </w:pPr>
      <w:bookmarkStart w:id="26" w:name="_Toc282505715"/>
      <w:r>
        <w:t>Problemstellung</w:t>
      </w:r>
      <w:bookmarkEnd w:id="26"/>
      <w:r>
        <w:t xml:space="preserve"> </w:t>
      </w:r>
    </w:p>
    <w:p w14:paraId="5446CC09" w14:textId="5667141A" w:rsidR="00E618A2" w:rsidRDefault="00E618A2" w:rsidP="00E618A2">
      <w:r>
        <w:t>Die Entwicklung von mobilen Endbenutzer Anwendungen für das CommunityMashup ist momentan mit viel Entwicklungsaufwand verbunden. Gesucht wird eine Möglichkeit diese einheitlich und effizient für alle möglichen Plattformen</w:t>
      </w:r>
      <w:r w:rsidR="00DA26FF">
        <w:t xml:space="preserve"> und Anwendungsszenarien</w:t>
      </w:r>
      <w:r>
        <w:t xml:space="preserve"> zu entw</w:t>
      </w:r>
      <w:r>
        <w:t>i</w:t>
      </w:r>
      <w:r>
        <w:t xml:space="preserve">ckeln. </w:t>
      </w:r>
    </w:p>
    <w:p w14:paraId="3B0E5AF3" w14:textId="77777777" w:rsidR="00E618A2" w:rsidRDefault="00E618A2" w:rsidP="00E618A2">
      <w:r>
        <w:t xml:space="preserve">Die Mensch und Computer 2014 </w:t>
      </w:r>
      <w:proofErr w:type="spellStart"/>
      <w:r>
        <w:t>Tagungsapp</w:t>
      </w:r>
      <w:proofErr w:type="spellEnd"/>
      <w:r>
        <w:t xml:space="preserve"> ist derzeit nur nativ für Apples Betriebssystem iOS entwickelt worden, sodass eine Portierung auf andere Plattformen wie </w:t>
      </w:r>
      <w:proofErr w:type="spellStart"/>
      <w:r>
        <w:t>Android</w:t>
      </w:r>
      <w:proofErr w:type="spellEnd"/>
      <w:r>
        <w:t xml:space="preserve"> oder Windows Phone mit viel Entwicklungsaufwand verbunden ist. Dasselbe Problem hat man auch bei Änderungen, die mehrere oder sogar alle angebotenen Plattformen betreffen. Auße</w:t>
      </w:r>
      <w:r>
        <w:t>r</w:t>
      </w:r>
      <w:r>
        <w:t xml:space="preserve">dem müssen alle Änderungen / Updates bei Apple erneut den sog. „App Review </w:t>
      </w:r>
      <w:proofErr w:type="spellStart"/>
      <w:r>
        <w:t>Process</w:t>
      </w:r>
      <w:proofErr w:type="spellEnd"/>
      <w:r>
        <w:t xml:space="preserve">“ durchlaufen der mehrere Tage dauern kann, das verhindert kurzfristige Änderungen.  </w:t>
      </w:r>
    </w:p>
    <w:p w14:paraId="30C3E269" w14:textId="66FC9292" w:rsidR="00E618A2" w:rsidRDefault="00E618A2" w:rsidP="00E618A2">
      <w:r>
        <w:t xml:space="preserve">Ein weiteres Problem </w:t>
      </w:r>
      <w:r w:rsidR="00DA26FF">
        <w:t>ist die Initialisierung der App mit Daten. Dies kann auf sehr unte</w:t>
      </w:r>
      <w:r w:rsidR="00DA26FF">
        <w:t>r</w:t>
      </w:r>
      <w:r w:rsidR="00DA26FF">
        <w:t xml:space="preserve">schiedliche Art und Weise erfolgen. Im Beispiel der MuC2014 </w:t>
      </w:r>
      <w:r>
        <w:t xml:space="preserve">ist der erste Start </w:t>
      </w:r>
      <w:r w:rsidR="00DA26FF">
        <w:t>sehr langwi</w:t>
      </w:r>
      <w:r w:rsidR="00DA26FF">
        <w:t>e</w:t>
      </w:r>
      <w:r w:rsidR="00DA26FF">
        <w:t>rig</w:t>
      </w:r>
      <w:r>
        <w:t xml:space="preserve">, </w:t>
      </w:r>
      <w:r w:rsidR="00DA26FF">
        <w:t xml:space="preserve">da hier eine Lösung gewählt wurde, </w:t>
      </w:r>
      <w:r>
        <w:t xml:space="preserve">bei </w:t>
      </w:r>
      <w:r w:rsidR="00DA26FF">
        <w:t xml:space="preserve">der </w:t>
      </w:r>
      <w:r w:rsidR="005C19B0">
        <w:t>zu Beginn</w:t>
      </w:r>
      <w:r>
        <w:t xml:space="preserve"> </w:t>
      </w:r>
      <w:r w:rsidRPr="00DA2909">
        <w:rPr>
          <w:u w:val="single"/>
        </w:rPr>
        <w:t>alle</w:t>
      </w:r>
      <w:r>
        <w:t xml:space="preserve"> Informationen </w:t>
      </w:r>
      <w:r w:rsidR="00DA26FF">
        <w:t>abgerufen we</w:t>
      </w:r>
      <w:r w:rsidR="00DA26FF">
        <w:t>r</w:t>
      </w:r>
      <w:r w:rsidR="00DA26FF">
        <w:t>den. Das hat</w:t>
      </w:r>
      <w:r w:rsidR="00FF4A1B">
        <w:t xml:space="preserve"> zwar</w:t>
      </w:r>
      <w:r w:rsidR="00DA26FF">
        <w:t xml:space="preserve"> den Vorteil, dass die App</w:t>
      </w:r>
      <w:r w:rsidR="00FF4A1B">
        <w:t xml:space="preserve"> danach</w:t>
      </w:r>
      <w:r w:rsidR="00DA26FF">
        <w:t xml:space="preserve"> auch</w:t>
      </w:r>
      <w:r w:rsidR="00FF4A1B">
        <w:t xml:space="preserve"> komplett</w:t>
      </w:r>
      <w:r w:rsidR="00DA26FF">
        <w:t xml:space="preserve"> offline </w:t>
      </w:r>
      <w:r w:rsidR="005C19B0">
        <w:t>genutzt werden kann. Der entscheidende Nachteil ist jedoch</w:t>
      </w:r>
      <w:r w:rsidR="00FF4A1B">
        <w:t xml:space="preserve"> eben</w:t>
      </w:r>
      <w:r w:rsidR="005C19B0">
        <w:t xml:space="preserve"> die Dauer der Initialisierung</w:t>
      </w:r>
      <w:r w:rsidR="00FF4A1B">
        <w:t xml:space="preserve"> bzw. des ersten Starts</w:t>
      </w:r>
      <w:r w:rsidR="005C19B0">
        <w:t>. B</w:t>
      </w:r>
      <w:r>
        <w:t>ei großen Datenmengen und schlechter Konnektivität</w:t>
      </w:r>
      <w:r w:rsidR="005C19B0">
        <w:t xml:space="preserve"> kann diese</w:t>
      </w:r>
      <w:r>
        <w:t xml:space="preserve"> mehrere Minuten dauern, währenddessen die App nicht nutzbar ist.</w:t>
      </w:r>
      <w:r w:rsidR="00FF4A1B">
        <w:t xml:space="preserve"> Ein solches Verhalten kann bspw. auch zur Ablehnung der App durch das Apple „App Review </w:t>
      </w:r>
      <w:proofErr w:type="spellStart"/>
      <w:r w:rsidR="00FF4A1B">
        <w:t>Process</w:t>
      </w:r>
      <w:proofErr w:type="spellEnd"/>
      <w:r w:rsidR="00FF4A1B">
        <w:t>“ Team führen.</w:t>
      </w:r>
      <w:r>
        <w:t xml:space="preserve">  </w:t>
      </w:r>
    </w:p>
    <w:p w14:paraId="65D1B095" w14:textId="77777777" w:rsidR="00E618A2" w:rsidRDefault="00E618A2" w:rsidP="00E618A2">
      <w:pPr>
        <w:pStyle w:val="berschrift2"/>
      </w:pPr>
      <w:bookmarkStart w:id="27" w:name="_Ref282341412"/>
      <w:bookmarkStart w:id="28" w:name="_Toc282505716"/>
      <w:r>
        <w:t>Zielsetzung</w:t>
      </w:r>
      <w:bookmarkEnd w:id="27"/>
      <w:bookmarkEnd w:id="28"/>
    </w:p>
    <w:p w14:paraId="1B87F00D" w14:textId="73515183" w:rsidR="006559DB" w:rsidRDefault="00E618A2" w:rsidP="00E618A2">
      <w:r>
        <w:t>Ziel dieser Arbeit ist der Entwurf sowie die Umsetzung einer Beschreibungssprache für mob</w:t>
      </w:r>
      <w:r>
        <w:t>i</w:t>
      </w:r>
      <w:r>
        <w:t>le Anwendungen um die zuvor genannten Probleme zu lösen.</w:t>
      </w:r>
      <w:r w:rsidR="003441C4">
        <w:t xml:space="preserve"> Die Sprache ermöglicht </w:t>
      </w:r>
      <w:r>
        <w:t xml:space="preserve">für alle Plattformen eine gemeinsame </w:t>
      </w:r>
      <w:r w:rsidR="003441C4">
        <w:t>Anwendungsb</w:t>
      </w:r>
      <w:r>
        <w:t>eschreibung, die jedoch plattformspezifisch i</w:t>
      </w:r>
      <w:r>
        <w:t>n</w:t>
      </w:r>
      <w:r>
        <w:t>terpretiert wird, sodass nur der Interpreter plattformabhängig entwickelt werden muss.</w:t>
      </w:r>
      <w:r w:rsidR="003441C4">
        <w:t xml:space="preserve"> Im I</w:t>
      </w:r>
      <w:r w:rsidR="003441C4">
        <w:t>m</w:t>
      </w:r>
      <w:r w:rsidR="003441C4">
        <w:t>plementierungs- bzw. Umsetzungsteil dieser Arbeit wird dieser nur für iOS als Beispiel und zur Evaluation entwickelt. Weiterhin soll der iOS-Interpreter ein Framework an abstrakten Grundfunktionalitäten anbieten, die über die Sprache den einzelnen</w:t>
      </w:r>
      <w:r w:rsidR="000F5E7D">
        <w:t xml:space="preserve"> grafischen</w:t>
      </w:r>
      <w:r w:rsidR="003441C4">
        <w:t xml:space="preserve"> Benutze</w:t>
      </w:r>
      <w:r w:rsidR="003441C4">
        <w:t>r</w:t>
      </w:r>
      <w:r w:rsidR="003441C4">
        <w:t>schnittstellenelementen zugeordnet werden können. Unter abstrakten Grundfunktionalitäten kann man sich Einträge ins Telefonbuch, das Öffnen eines Links, den Wechsel zu einer and</w:t>
      </w:r>
      <w:r w:rsidR="003441C4">
        <w:t>e</w:t>
      </w:r>
      <w:r w:rsidR="003441C4">
        <w:t>ren Ansicht vorstellen. Darauf wird später noch genauer eingegangen.</w:t>
      </w:r>
      <w:r>
        <w:t xml:space="preserve"> </w:t>
      </w:r>
    </w:p>
    <w:p w14:paraId="6F1F6CA6" w14:textId="11B10415" w:rsidR="006559DB" w:rsidRDefault="00BE05C0" w:rsidP="00E618A2">
      <w:r>
        <w:t xml:space="preserve">Mit Beschreibungssprache sollen Aussehen, Inhalte sowie mögliche Funktionalitäten der App plattformunabhängig definiert werden können. </w:t>
      </w:r>
      <w:r w:rsidR="00E618A2">
        <w:t>Die Anwendungsbeschreibung soll</w:t>
      </w:r>
      <w:r>
        <w:t xml:space="preserve"> dann</w:t>
      </w:r>
      <w:r w:rsidR="00E618A2">
        <w:t xml:space="preserve"> von einer externen Quelle wie dem CommunityMashup heruntergeladen und zur Laufzeit interpr</w:t>
      </w:r>
      <w:r w:rsidR="00E618A2">
        <w:t>e</w:t>
      </w:r>
      <w:r w:rsidR="00E618A2">
        <w:t>tiert werden, was bedeutet, dass das Mashup keine reine Informationsquelle ist, sondern auch das Aussehen sowie die möglichen Funktionalitäten der App mithilfe von Templates über eine REST Schnittstelle definiert. Auf diese Art und Weise können jegliche Korrekturen oder Ve</w:t>
      </w:r>
      <w:r w:rsidR="00E618A2">
        <w:t>r</w:t>
      </w:r>
      <w:r w:rsidR="00E618A2">
        <w:t xml:space="preserve">besserungen, die nicht den Sprachumfang bzw. dessen Interpretation betreffen, schnell und mit geringem Aufwand für alle Plattformen gleichzeitig umgesetzt werden. </w:t>
      </w:r>
      <w:r>
        <w:t>Weiterhin bietet sie den Vorteil, bei verschiedenen Anwendungsszenarien denselben Interpreter verwenden</w:t>
      </w:r>
      <w:r w:rsidR="008A1FAB">
        <w:t xml:space="preserve"> zu können</w:t>
      </w:r>
      <w:r>
        <w:t>. Möchte man bspw. für eine andere Tagung andere Informationen und Darstellungen anbieten, hat dies keinen Einfluss auf die nativen Interpreter Implementierungen sondern ä</w:t>
      </w:r>
      <w:r>
        <w:t>n</w:t>
      </w:r>
      <w:r>
        <w:t>dert nur etwas an der Anwendungsbeschreibung.</w:t>
      </w:r>
    </w:p>
    <w:p w14:paraId="3870272F" w14:textId="51D2A11B" w:rsidR="00E618A2" w:rsidRDefault="00E618A2" w:rsidP="00E618A2">
      <w:r>
        <w:t>Ein weiteres Ziel ist die Verkürzung der App Initialisierung durch sog.</w:t>
      </w:r>
      <w:r w:rsidR="00843584">
        <w:t xml:space="preserve"> „</w:t>
      </w:r>
      <w:proofErr w:type="spellStart"/>
      <w:r w:rsidR="00843584">
        <w:t>Lazy</w:t>
      </w:r>
      <w:proofErr w:type="spellEnd"/>
      <w:r w:rsidR="00843584">
        <w:t xml:space="preserve"> </w:t>
      </w:r>
      <w:proofErr w:type="spellStart"/>
      <w:r w:rsidR="00843584">
        <w:t>Loading</w:t>
      </w:r>
      <w:proofErr w:type="spellEnd"/>
      <w:r w:rsidR="00843584">
        <w:t>“ und</w:t>
      </w:r>
      <w:r>
        <w:t xml:space="preserve"> „Caching“. </w:t>
      </w:r>
      <w:r w:rsidR="00843584">
        <w:t xml:space="preserve">Bei ersterem werden </w:t>
      </w:r>
      <w:r>
        <w:t>nur dann Beschreibungsinformationen heruntergeladen we</w:t>
      </w:r>
      <w:r>
        <w:t>r</w:t>
      </w:r>
      <w:r>
        <w:t>den, wenn sie das erste Mal gebraucht oder eine Aktualisierung gewünscht bzw. notwendig ist.</w:t>
      </w:r>
      <w:r w:rsidR="00843584">
        <w:t xml:space="preserve"> Der zweite Begriff bezeichnet das lokale Speichern bereits</w:t>
      </w:r>
      <w:r>
        <w:t xml:space="preserve"> geladene</w:t>
      </w:r>
      <w:r w:rsidR="00843584">
        <w:t>r</w:t>
      </w:r>
      <w:r>
        <w:t xml:space="preserve"> Informationen </w:t>
      </w:r>
      <w:r w:rsidR="00843584">
        <w:t>damit diese in Zukunft schneller und</w:t>
      </w:r>
      <w:r>
        <w:t xml:space="preserve"> auch offline </w:t>
      </w:r>
      <w:r w:rsidR="00843584">
        <w:t>verfügbar sind</w:t>
      </w:r>
      <w:r>
        <w:t>. Damit reduzieren sich die benöti</w:t>
      </w:r>
      <w:r>
        <w:t>g</w:t>
      </w:r>
      <w:r>
        <w:t>ten Informationen bei Anwendungsstart auf das Notwendigste, nämlich der ersten Ansicht. Ein weiteres Ziel ist die entwickelte Sprache sowie den dazugehörigen Interpreter für iOS zu nutzen um eine App nach Vorbild der MuC2014 umzusetzen. Dabei liegt der Schwerpunkt nicht darauf, die App in derselben Form einzusetzen bzw. zu Veröffentlichen sondern zu Ze</w:t>
      </w:r>
      <w:r>
        <w:t>i</w:t>
      </w:r>
      <w:r>
        <w:t>gen, dass mit der Sprache alle grundlegenden Funktionen umgesetzt und die Benutzbarkeit, insbesondere die Ladezeiten sich verbessert haben.</w:t>
      </w:r>
    </w:p>
    <w:p w14:paraId="419C14DC" w14:textId="77777777" w:rsidR="00E618A2" w:rsidRDefault="00E618A2" w:rsidP="00E618A2">
      <w:pPr>
        <w:spacing w:after="0" w:line="240" w:lineRule="auto"/>
        <w:jc w:val="left"/>
      </w:pPr>
      <w:r>
        <w:br w:type="page"/>
      </w:r>
    </w:p>
    <w:p w14:paraId="1BD90D26" w14:textId="77777777" w:rsidR="00E618A2" w:rsidRDefault="00E618A2" w:rsidP="00E618A2">
      <w:pPr>
        <w:pStyle w:val="berschrift2"/>
      </w:pPr>
      <w:bookmarkStart w:id="29" w:name="_Toc282505717"/>
      <w:r>
        <w:t>Aufbau der Arbeit</w:t>
      </w:r>
      <w:bookmarkEnd w:id="29"/>
    </w:p>
    <w:p w14:paraId="70DA1A62" w14:textId="529AF3EC" w:rsidR="00E618A2" w:rsidRDefault="00AB723A" w:rsidP="00E618A2">
      <w:r>
        <w:t xml:space="preserve">In Kapitel 2: </w:t>
      </w:r>
      <w:r>
        <w:fldChar w:fldCharType="begin"/>
      </w:r>
      <w:r>
        <w:instrText xml:space="preserve"> </w:instrText>
      </w:r>
      <w:r w:rsidR="000702A4">
        <w:instrText>REF</w:instrText>
      </w:r>
      <w:r>
        <w:instrText xml:space="preserve"> _Ref282103587 \h </w:instrText>
      </w:r>
      <w:r>
        <w:fldChar w:fldCharType="separate"/>
      </w:r>
      <w:r>
        <w:t>Entwicklung plattformübergreifender mobiler Anwendungen</w:t>
      </w:r>
      <w:r>
        <w:fldChar w:fldCharType="end"/>
      </w:r>
      <w:r>
        <w:t xml:space="preserve"> </w:t>
      </w:r>
      <w:r w:rsidR="00E618A2">
        <w:t>werden aktuelle Beschreibungssprachen anhand einiger Bewertungskriterien näher untersuch</w:t>
      </w:r>
      <w:r w:rsidR="008B2A65">
        <w:t>t</w:t>
      </w:r>
      <w:r w:rsidR="00E618A2">
        <w:t>. Abschließend wird begründet warum eine eigene Beschreibungssprache entwickelt werden soll.</w:t>
      </w:r>
    </w:p>
    <w:p w14:paraId="7A33088D" w14:textId="1D8C7EE0" w:rsidR="00E618A2" w:rsidRDefault="00E618A2" w:rsidP="00E618A2">
      <w:r>
        <w:t>Die Entwicklung der Beschreibungssprache wird in</w:t>
      </w:r>
      <w:r w:rsidR="00B04848">
        <w:t xml:space="preserve"> Kapitel 3:</w:t>
      </w:r>
      <w:r>
        <w:t xml:space="preserve"> </w:t>
      </w:r>
      <w:r w:rsidR="00B04848">
        <w:fldChar w:fldCharType="begin"/>
      </w:r>
      <w:r w:rsidR="00B04848">
        <w:instrText xml:space="preserve"> </w:instrText>
      </w:r>
      <w:r w:rsidR="000702A4">
        <w:instrText>REF</w:instrText>
      </w:r>
      <w:r w:rsidR="00B04848">
        <w:instrText xml:space="preserve"> _Ref282103630 \h </w:instrText>
      </w:r>
      <w:r w:rsidR="00B04848">
        <w:fldChar w:fldCharType="separate"/>
      </w:r>
      <w:r w:rsidR="00B04848">
        <w:t>Beschreibungssprache</w:t>
      </w:r>
      <w:r w:rsidR="00B04848">
        <w:fldChar w:fldCharType="end"/>
      </w:r>
      <w:r>
        <w:t xml:space="preserve"> vorg</w:t>
      </w:r>
      <w:r>
        <w:t>e</w:t>
      </w:r>
      <w:r>
        <w:t>stellt. Dazu werden zunächst alle Anforderungen beschrieben, die sich aus Kapitel 2 und den Zielen der Arbeit ergeben. Im folgenden Entwurf werden diese dann umgesetzt und eine Sprache basierend auf JSON definiert.</w:t>
      </w:r>
    </w:p>
    <w:p w14:paraId="12DBF93E" w14:textId="5D6FDFB8" w:rsidR="00E618A2" w:rsidRDefault="00E618A2" w:rsidP="00E618A2">
      <w:r>
        <w:t xml:space="preserve">Die Evaluation der entworfenen Sprache beginnt bereits in Kapitel </w:t>
      </w:r>
      <w:r w:rsidR="008F6346">
        <w:fldChar w:fldCharType="begin"/>
      </w:r>
      <w:r w:rsidR="008F6346">
        <w:instrText xml:space="preserve"> </w:instrText>
      </w:r>
      <w:r w:rsidR="000702A4">
        <w:instrText>REF</w:instrText>
      </w:r>
      <w:r w:rsidR="008F6346">
        <w:instrText xml:space="preserve"> _Ref282103667 \r \h </w:instrText>
      </w:r>
      <w:r w:rsidR="008F6346">
        <w:fldChar w:fldCharType="separate"/>
      </w:r>
      <w:r w:rsidR="008F6346">
        <w:t>4</w:t>
      </w:r>
      <w:r w:rsidR="008F6346">
        <w:fldChar w:fldCharType="end"/>
      </w:r>
      <w:r>
        <w:t xml:space="preserve"> mit der Entwicklung e</w:t>
      </w:r>
      <w:r>
        <w:t>i</w:t>
      </w:r>
      <w:r>
        <w:t>nes Interpreters für iOS. Hierfür wird der Vorteil einer bekannten Sprache (JSON)</w:t>
      </w:r>
      <w:r w:rsidR="008F6346">
        <w:t xml:space="preserve"> bzw. de</w:t>
      </w:r>
      <w:r w:rsidR="008F6346">
        <w:t>s</w:t>
      </w:r>
      <w:r w:rsidR="008F6346">
        <w:t>sen Syntax</w:t>
      </w:r>
      <w:r>
        <w:t xml:space="preserve"> als Grundlage für die eigene Sprache genutzt</w:t>
      </w:r>
      <w:r w:rsidR="008F6346">
        <w:t>. Ein</w:t>
      </w:r>
      <w:r>
        <w:t xml:space="preserve"> Framework </w:t>
      </w:r>
      <w:r w:rsidR="008F6346">
        <w:t>übernimmt</w:t>
      </w:r>
      <w:r>
        <w:t xml:space="preserve"> das Pa</w:t>
      </w:r>
      <w:r>
        <w:t>r</w:t>
      </w:r>
      <w:r>
        <w:t>sen sowie</w:t>
      </w:r>
      <w:r w:rsidR="008F6346">
        <w:t xml:space="preserve"> die</w:t>
      </w:r>
      <w:r>
        <w:t xml:space="preserve"> </w:t>
      </w:r>
      <w:r w:rsidR="008F6346">
        <w:t>Speichern</w:t>
      </w:r>
      <w:r>
        <w:t xml:space="preserve"> der Daten.</w:t>
      </w:r>
    </w:p>
    <w:p w14:paraId="1BF58848" w14:textId="30306674" w:rsidR="00E618A2" w:rsidRDefault="00E618A2" w:rsidP="00E618A2">
      <w:r>
        <w:t xml:space="preserve">Nachdem der Interpreter entworfen ist, folgt die Umsetzung einer Beispielanwendung nach Vorbild der </w:t>
      </w:r>
      <w:r w:rsidR="008F6346">
        <w:t>MuC2014</w:t>
      </w:r>
      <w:r>
        <w:t xml:space="preserve"> App</w:t>
      </w:r>
      <w:r w:rsidR="008F6346">
        <w:t xml:space="preserve"> </w:t>
      </w:r>
      <w:r w:rsidR="00B04848">
        <w:t xml:space="preserve">(Kapitel 5: </w:t>
      </w:r>
      <w:r w:rsidR="00B04848">
        <w:fldChar w:fldCharType="begin"/>
      </w:r>
      <w:r w:rsidR="00B04848">
        <w:instrText xml:space="preserve"> </w:instrText>
      </w:r>
      <w:r w:rsidR="000702A4">
        <w:instrText>REF</w:instrText>
      </w:r>
      <w:r w:rsidR="00B04848">
        <w:instrText xml:space="preserve"> _Ref282103695 \h </w:instrText>
      </w:r>
      <w:r w:rsidR="00B04848">
        <w:fldChar w:fldCharType="separate"/>
      </w:r>
      <w:r w:rsidR="00B04848">
        <w:t xml:space="preserve">Beispiel </w:t>
      </w:r>
      <w:proofErr w:type="spellStart"/>
      <w:r w:rsidR="00B04848">
        <w:t>iOSTemplateLanguage</w:t>
      </w:r>
      <w:proofErr w:type="spellEnd"/>
      <w:r w:rsidR="00B04848">
        <w:t xml:space="preserve"> Applikation</w:t>
      </w:r>
      <w:r w:rsidR="00B04848">
        <w:fldChar w:fldCharType="end"/>
      </w:r>
      <w:r w:rsidR="00B04848">
        <w:t>)</w:t>
      </w:r>
      <w:r>
        <w:t>. Hierbei werden wieder Anforderungen und die Verbindung zum CommunityMashup erläutert. A</w:t>
      </w:r>
      <w:r>
        <w:t>n</w:t>
      </w:r>
      <w:r>
        <w:t xml:space="preserve">schließend folgen </w:t>
      </w:r>
      <w:r w:rsidR="00051FF3">
        <w:t>Entwurf und Umsetzung</w:t>
      </w:r>
      <w:r>
        <w:t xml:space="preserve"> der App. Zum Schluss gibt es noch ein Fazit das insbesondere auf den erreichten Funktionsumfang und die verbesserte Performanz eingeht.</w:t>
      </w:r>
    </w:p>
    <w:p w14:paraId="3579F3F2" w14:textId="6CFE5B51" w:rsidR="00E618A2" w:rsidRPr="006B00AE" w:rsidRDefault="00B04848" w:rsidP="00E618A2">
      <w:r>
        <w:t xml:space="preserve">Im letzten Kapitel </w:t>
      </w:r>
      <w:r>
        <w:fldChar w:fldCharType="begin"/>
      </w:r>
      <w:r>
        <w:instrText xml:space="preserve"> </w:instrText>
      </w:r>
      <w:r w:rsidR="000702A4">
        <w:instrText>REF</w:instrText>
      </w:r>
      <w:r>
        <w:instrText xml:space="preserve"> _Ref282103740 \h </w:instrText>
      </w:r>
      <w:r>
        <w:fldChar w:fldCharType="separate"/>
      </w:r>
      <w:r w:rsidRPr="00C6416A">
        <w:t>Zusammenfassung und Ausblick</w:t>
      </w:r>
      <w:r>
        <w:fldChar w:fldCharType="end"/>
      </w:r>
      <w:r w:rsidR="00E618A2">
        <w:t xml:space="preserve"> werden die zu Beginn genannten Ziele in Zusammenhang mit den erreichten Ergebnissen gebracht und ein Ausblick auf weitere En</w:t>
      </w:r>
      <w:r w:rsidR="00E618A2">
        <w:t>t</w:t>
      </w:r>
      <w:r w:rsidR="00E618A2">
        <w:t>wicklungen sowie Verbesserungen gegeben.</w:t>
      </w:r>
    </w:p>
    <w:p w14:paraId="229050D3" w14:textId="77777777" w:rsidR="00E618A2" w:rsidRDefault="00E618A2" w:rsidP="00E618A2">
      <w:pPr>
        <w:pStyle w:val="berschrift1"/>
      </w:pPr>
      <w:bookmarkStart w:id="30" w:name="_Ref282103587"/>
      <w:bookmarkStart w:id="31" w:name="_Toc282505718"/>
      <w:r>
        <w:t>Entwicklung plattformübergreifender mobiler Anwendungen</w:t>
      </w:r>
      <w:bookmarkEnd w:id="30"/>
      <w:bookmarkEnd w:id="31"/>
    </w:p>
    <w:p w14:paraId="15797430" w14:textId="77777777" w:rsidR="00E618A2" w:rsidRDefault="00E618A2" w:rsidP="00E618A2">
      <w:r>
        <w:t>Für die Entwicklung plattformübergreifender mobiler Anwendungen gibt es 3 verschiedene Ansätze (</w:t>
      </w:r>
      <w:proofErr w:type="spellStart"/>
      <w:r>
        <w:t>Heitk</w:t>
      </w:r>
      <w:proofErr w:type="spellEnd"/>
      <w:r>
        <w:t xml:space="preserve">, </w:t>
      </w:r>
      <w:proofErr w:type="spellStart"/>
      <w:r>
        <w:t>Hanschke</w:t>
      </w:r>
      <w:proofErr w:type="spellEnd"/>
      <w:r>
        <w:t xml:space="preserve"> 2013):</w:t>
      </w:r>
    </w:p>
    <w:p w14:paraId="6F6B1E7D" w14:textId="77777777" w:rsidR="00E618A2" w:rsidRDefault="00E618A2" w:rsidP="00967756">
      <w:pPr>
        <w:pStyle w:val="Listenabsatz"/>
        <w:numPr>
          <w:ilvl w:val="0"/>
          <w:numId w:val="6"/>
        </w:numPr>
      </w:pPr>
      <w:r>
        <w:t>Nutzung einer Beschreibungssprache die zur Laufzeit interpretiert wird</w:t>
      </w:r>
    </w:p>
    <w:p w14:paraId="7B7DA56E" w14:textId="77777777" w:rsidR="00E618A2" w:rsidRDefault="00E618A2" w:rsidP="00967756">
      <w:pPr>
        <w:pStyle w:val="Listenabsatz"/>
        <w:numPr>
          <w:ilvl w:val="0"/>
          <w:numId w:val="6"/>
        </w:numPr>
      </w:pPr>
      <w:r>
        <w:t>Nutzung einer gemeinsamen Codebasis, die plattformspezifisch übersetzt wird</w:t>
      </w:r>
    </w:p>
    <w:p w14:paraId="1E406F43" w14:textId="77777777" w:rsidR="00E618A2" w:rsidRDefault="00E618A2" w:rsidP="00967756">
      <w:pPr>
        <w:pStyle w:val="Listenabsatz"/>
        <w:numPr>
          <w:ilvl w:val="0"/>
          <w:numId w:val="6"/>
        </w:numPr>
      </w:pPr>
      <w:r>
        <w:t>Modellgetriebener Ansatz</w:t>
      </w:r>
    </w:p>
    <w:p w14:paraId="28F93263" w14:textId="77777777" w:rsidR="00E618A2" w:rsidRDefault="00E618A2" w:rsidP="00E618A2">
      <w:r>
        <w:t>Der erste Ansatz entspricht den sog. Web und hybriden Apps. Die App wird durch eine g</w:t>
      </w:r>
      <w:r>
        <w:t>e</w:t>
      </w:r>
      <w:r>
        <w:t>meinsame Beschreibungssprache für alle Plattformen entwickelt und erst zur Laufzeit inte</w:t>
      </w:r>
      <w:r>
        <w:t>r</w:t>
      </w:r>
      <w:r>
        <w:t>pretiert. Dazu muss jedoch für jede Plattform der Interpreter nativ entwickelt worden sein. Web Apps nutzen diesen Ansatz, wobei als Beschreibungssprachen HTML5, CSS und J</w:t>
      </w:r>
      <w:r>
        <w:t>a</w:t>
      </w:r>
      <w:r>
        <w:t>vaScript verwendet werden und der Interpreter der native Webbrowser ist. Um deutlich mehr Geräte- / Betriebssystemfunktionen nutzen zu können, kann hier ein eigener Interpreter en</w:t>
      </w:r>
      <w:r>
        <w:t>t</w:t>
      </w:r>
      <w:r>
        <w:t>wickelt werden, worauf  in Kapitel 4 näher eingegangen wird.</w:t>
      </w:r>
    </w:p>
    <w:p w14:paraId="7B0EB9A8" w14:textId="4558272F" w:rsidR="00E618A2" w:rsidRDefault="00E618A2" w:rsidP="00E618A2">
      <w:r>
        <w:t>Der zweite Ansatz ähnelt dem ersten, jedoch wird die Beschreibung zunächst plattformspez</w:t>
      </w:r>
      <w:r>
        <w:t>i</w:t>
      </w:r>
      <w:r>
        <w:t>fisch übersetzt und damit gleichzeitig für alle Plattformen eine native Anwendung erstellt. Das hat natürlich den Vorteil, dass nicht erst zur Laufzeit interpretiert werden muss und die A</w:t>
      </w:r>
      <w:r>
        <w:t>n</w:t>
      </w:r>
      <w:r>
        <w:t>wendung somit deutlich effizienter ausgeführt wird.</w:t>
      </w:r>
      <w:r w:rsidR="001D114A">
        <w:t xml:space="preserve"> </w:t>
      </w:r>
      <w:r w:rsidR="001F09CC">
        <w:t>Der Ansatz wird jedoch nicht weiter b</w:t>
      </w:r>
      <w:r w:rsidR="001F09CC">
        <w:t>e</w:t>
      </w:r>
      <w:r w:rsidR="001F09CC">
        <w:t>trachtet, da hier der bereits erwähnte langwierige und umständliche Updateprozess unu</w:t>
      </w:r>
      <w:r w:rsidR="001F09CC">
        <w:t>m</w:t>
      </w:r>
      <w:r w:rsidR="001F09CC">
        <w:t>gänglich ist.</w:t>
      </w:r>
    </w:p>
    <w:p w14:paraId="7EF55CFC" w14:textId="77777777" w:rsidR="00E618A2" w:rsidRDefault="00E618A2" w:rsidP="00E618A2">
      <w:r>
        <w:t>Der dritte Ansatz versucht, wie der Name schon sagt, über eine Modelldefinition plattfor</w:t>
      </w:r>
      <w:r>
        <w:t>m</w:t>
      </w:r>
      <w:r>
        <w:t>übergreifende Apps zu generieren, wird aber aufgrund fehlender marktreifer Lösungen nicht weiter betrachtet.</w:t>
      </w:r>
    </w:p>
    <w:p w14:paraId="25FD3299" w14:textId="77777777" w:rsidR="00E618A2" w:rsidRDefault="00E618A2" w:rsidP="00E618A2">
      <w:r>
        <w:t>Im Folgenden werden zunächst Bewertungskriterien für Entwicklungsframeworks die dem ersten Ansatz entsprechen vorgestellt und anschließend aktuelle Lösungen mithilfe dieser b</w:t>
      </w:r>
      <w:r>
        <w:t>e</w:t>
      </w:r>
      <w:r>
        <w:t>wertet.</w:t>
      </w:r>
    </w:p>
    <w:p w14:paraId="7D8AE594" w14:textId="77777777" w:rsidR="00E618A2" w:rsidRDefault="00E618A2" w:rsidP="00E618A2">
      <w:pPr>
        <w:pStyle w:val="berschrift2"/>
      </w:pPr>
      <w:bookmarkStart w:id="32" w:name="_Toc282505719"/>
      <w:r>
        <w:t>Bewertungskriterien für Entwicklungsframeworks</w:t>
      </w:r>
      <w:bookmarkEnd w:id="32"/>
    </w:p>
    <w:p w14:paraId="54966257" w14:textId="0B025E20" w:rsidR="00E618A2" w:rsidRDefault="00E618A2" w:rsidP="00E618A2">
      <w:r>
        <w:t xml:space="preserve">Die folgenden 14 Kriterien wurden </w:t>
      </w:r>
      <w:r w:rsidR="00A47AB7">
        <w:t xml:space="preserve">von </w:t>
      </w:r>
      <w:proofErr w:type="spellStart"/>
      <w:r w:rsidR="00A47AB7">
        <w:t>Heitk</w:t>
      </w:r>
      <w:proofErr w:type="spellEnd"/>
      <w:r w:rsidR="00A47AB7">
        <w:t xml:space="preserve"> </w:t>
      </w:r>
      <w:r w:rsidR="00024515">
        <w:t>et al.</w:t>
      </w:r>
      <w:r w:rsidR="00A47AB7">
        <w:t xml:space="preserve"> (2013) aus verschiedenen Quellen, wie</w:t>
      </w:r>
      <w:r>
        <w:t xml:space="preserve"> Softwarefirmen, Literatur, Zusammenstellung von Problemen aus Online Communities sowie Erfahrungen aus der Entwicklung eigener Prototyp Apps</w:t>
      </w:r>
      <w:r w:rsidR="00A47AB7">
        <w:t xml:space="preserve"> zusammengestellt.</w:t>
      </w:r>
      <w:r w:rsidR="002B1559">
        <w:t xml:space="preserve"> </w:t>
      </w:r>
      <w:r>
        <w:t>Die Kriterien werden in 2 Kategorien unterteilt: Infrastruktur und Entwicklung. Mit Infrastruktur sind Krit</w:t>
      </w:r>
      <w:r>
        <w:t>e</w:t>
      </w:r>
      <w:r>
        <w:t>rien gemeint</w:t>
      </w:r>
      <w:r w:rsidR="00A47AB7">
        <w:t>,</w:t>
      </w:r>
      <w:r>
        <w:t xml:space="preserve"> die zur Laufzeit von Bedeutung sind wie </w:t>
      </w:r>
      <w:proofErr w:type="spellStart"/>
      <w:r>
        <w:t>z.B</w:t>
      </w:r>
      <w:proofErr w:type="spellEnd"/>
      <w:r>
        <w:t xml:space="preserve"> Benutzbarkeit, Aussehen und Funktionsumfang. In der Kategorie Entwicklung befinden sich Kriterien zu den angebotenen / verwendeten Tools, der </w:t>
      </w:r>
      <w:proofErr w:type="spellStart"/>
      <w:r>
        <w:t>Wartbarbeit</w:t>
      </w:r>
      <w:proofErr w:type="spellEnd"/>
      <w:r>
        <w:t xml:space="preserve"> usw. Die folgende Tabelle listet die ersten 7 Kriterien der Kategorie Infrastruktur auf, dabei stehen links die Kategorie und rechts dazugehörige Unte</w:t>
      </w:r>
      <w:r>
        <w:t>r</w:t>
      </w:r>
      <w:r>
        <w:t xml:space="preserve">punkte bzw. Fragen.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Kriterien zur Bewertung der Infrastruktur mobiler Anwendungsentwicklungslösungen (Heitk 2013)"/>
      </w:tblPr>
      <w:tblGrid>
        <w:gridCol w:w="4605"/>
        <w:gridCol w:w="4606"/>
      </w:tblGrid>
      <w:tr w:rsidR="00E618A2" w14:paraId="3529957E" w14:textId="77777777" w:rsidTr="00DA2909">
        <w:tc>
          <w:tcPr>
            <w:tcW w:w="4605" w:type="dxa"/>
          </w:tcPr>
          <w:p w14:paraId="28477BF3" w14:textId="77777777" w:rsidR="00E618A2" w:rsidRDefault="00E618A2" w:rsidP="00E618A2">
            <w:r>
              <w:t>Lizenz und Kosten</w:t>
            </w:r>
          </w:p>
        </w:tc>
        <w:tc>
          <w:tcPr>
            <w:tcW w:w="4606" w:type="dxa"/>
          </w:tcPr>
          <w:p w14:paraId="596AD2AC" w14:textId="77777777" w:rsidR="00E618A2" w:rsidRDefault="00E618A2" w:rsidP="00E618A2">
            <w:r>
              <w:t>Welche Lizenz wird verwendet?</w:t>
            </w:r>
          </w:p>
          <w:p w14:paraId="7220EF91" w14:textId="77777777" w:rsidR="00E618A2" w:rsidRDefault="00E618A2" w:rsidP="00E618A2">
            <w:r>
              <w:t>Freie Software / evtl. sogar Open Source</w:t>
            </w:r>
          </w:p>
          <w:p w14:paraId="74937AC5" w14:textId="77777777" w:rsidR="00E618A2" w:rsidRDefault="00E618A2" w:rsidP="00E618A2">
            <w:r>
              <w:t>Nutzung für kommerzielle / private Zwecke</w:t>
            </w:r>
          </w:p>
          <w:p w14:paraId="58D9C363" w14:textId="77777777" w:rsidR="00E618A2" w:rsidRDefault="00E618A2" w:rsidP="00E618A2">
            <w:r>
              <w:t>Supportkosten</w:t>
            </w:r>
          </w:p>
        </w:tc>
      </w:tr>
      <w:tr w:rsidR="00E618A2" w14:paraId="605D2333" w14:textId="77777777" w:rsidTr="00DA2909">
        <w:tc>
          <w:tcPr>
            <w:tcW w:w="4605" w:type="dxa"/>
          </w:tcPr>
          <w:p w14:paraId="1758C52A" w14:textId="77777777" w:rsidR="00E618A2" w:rsidRDefault="00E618A2" w:rsidP="00E618A2">
            <w:r>
              <w:t>Unterstütze Plattformen</w:t>
            </w:r>
          </w:p>
        </w:tc>
        <w:tc>
          <w:tcPr>
            <w:tcW w:w="4606" w:type="dxa"/>
          </w:tcPr>
          <w:p w14:paraId="43908D30" w14:textId="77777777" w:rsidR="00E618A2" w:rsidRDefault="00E618A2" w:rsidP="00E618A2">
            <w:r>
              <w:t>Welche Plattformen werden unterstützt?</w:t>
            </w:r>
          </w:p>
          <w:p w14:paraId="1B85355E" w14:textId="77777777" w:rsidR="00E618A2" w:rsidRDefault="00E618A2" w:rsidP="00E618A2">
            <w:r>
              <w:t>Wie gut werden diese unterstützt?</w:t>
            </w:r>
          </w:p>
        </w:tc>
      </w:tr>
      <w:tr w:rsidR="00E618A2" w14:paraId="5DA72C39" w14:textId="77777777" w:rsidTr="00DA2909">
        <w:tc>
          <w:tcPr>
            <w:tcW w:w="4605" w:type="dxa"/>
          </w:tcPr>
          <w:p w14:paraId="701C4360" w14:textId="77777777" w:rsidR="00E618A2" w:rsidRDefault="00E618A2" w:rsidP="00E618A2">
            <w:r>
              <w:t>Zugang zu plattformspezifischen Funktionen</w:t>
            </w:r>
          </w:p>
        </w:tc>
        <w:tc>
          <w:tcPr>
            <w:tcW w:w="4606" w:type="dxa"/>
          </w:tcPr>
          <w:p w14:paraId="0751B0A4" w14:textId="77777777" w:rsidR="00E618A2" w:rsidRDefault="00E618A2" w:rsidP="00E618A2">
            <w:r>
              <w:t>Gibt es Zugang zu Hardwarekomponenten wie GPS, Kamera usw. ?</w:t>
            </w:r>
          </w:p>
          <w:p w14:paraId="63F2334E" w14:textId="77777777" w:rsidR="00E618A2" w:rsidRDefault="00E618A2" w:rsidP="00E618A2">
            <w:r>
              <w:t>Vergleich zu nativer und Web App</w:t>
            </w:r>
          </w:p>
        </w:tc>
      </w:tr>
      <w:tr w:rsidR="00E618A2" w14:paraId="6E54DDCD" w14:textId="77777777" w:rsidTr="00DA2909">
        <w:tc>
          <w:tcPr>
            <w:tcW w:w="4605" w:type="dxa"/>
          </w:tcPr>
          <w:p w14:paraId="71586E55" w14:textId="77777777" w:rsidR="00E618A2" w:rsidRDefault="00E618A2" w:rsidP="00E618A2">
            <w:r>
              <w:t>Zukunftsfähigkeit</w:t>
            </w:r>
          </w:p>
        </w:tc>
        <w:tc>
          <w:tcPr>
            <w:tcW w:w="4606" w:type="dxa"/>
          </w:tcPr>
          <w:p w14:paraId="688D94BC" w14:textId="77777777" w:rsidR="00E618A2" w:rsidRDefault="00E618A2" w:rsidP="00E618A2">
            <w:r>
              <w:t>Kurze sowie reguläre Updatezyklen</w:t>
            </w:r>
          </w:p>
          <w:p w14:paraId="1A8FD2D5" w14:textId="77777777" w:rsidR="00E618A2" w:rsidRDefault="00E618A2" w:rsidP="00E618A2">
            <w:r>
              <w:t>Unterstützung aktueller mobiler Betriebssy</w:t>
            </w:r>
            <w:r>
              <w:t>s</w:t>
            </w:r>
            <w:r>
              <w:t>teme</w:t>
            </w:r>
          </w:p>
          <w:p w14:paraId="1A97E363" w14:textId="77777777" w:rsidR="00E618A2" w:rsidRDefault="00E618A2" w:rsidP="00E618A2">
            <w:r>
              <w:t>Aktive Community sowie viele Entwickler</w:t>
            </w:r>
          </w:p>
          <w:p w14:paraId="4FFB14AC" w14:textId="77777777" w:rsidR="00E618A2" w:rsidRDefault="00E618A2" w:rsidP="00E618A2">
            <w:r>
              <w:t>Kommerzielle Unterstützer</w:t>
            </w:r>
          </w:p>
        </w:tc>
      </w:tr>
      <w:tr w:rsidR="00E618A2" w14:paraId="04FD5440" w14:textId="77777777" w:rsidTr="00DA2909">
        <w:tc>
          <w:tcPr>
            <w:tcW w:w="4605" w:type="dxa"/>
          </w:tcPr>
          <w:p w14:paraId="48CE0113" w14:textId="77777777" w:rsidR="00E618A2" w:rsidRDefault="00E618A2" w:rsidP="00E618A2">
            <w:r>
              <w:t>Erscheinungsbild und Benutzbarkeit</w:t>
            </w:r>
          </w:p>
        </w:tc>
        <w:tc>
          <w:tcPr>
            <w:tcW w:w="4606" w:type="dxa"/>
          </w:tcPr>
          <w:p w14:paraId="220C1CA2" w14:textId="77777777" w:rsidR="00E618A2" w:rsidRDefault="00E618A2" w:rsidP="00E618A2">
            <w:r>
              <w:t>Unterstützung nativer / Web Benutzerschnit</w:t>
            </w:r>
            <w:r>
              <w:t>t</w:t>
            </w:r>
            <w:r>
              <w:t>stellen</w:t>
            </w:r>
          </w:p>
          <w:p w14:paraId="45B32774" w14:textId="77777777" w:rsidR="00E618A2" w:rsidRDefault="00E618A2" w:rsidP="00E618A2">
            <w:r>
              <w:t>Anwendungen eigenen sich zur mobilen Nutzung</w:t>
            </w:r>
          </w:p>
        </w:tc>
      </w:tr>
      <w:tr w:rsidR="00E618A2" w14:paraId="13720C5F" w14:textId="77777777" w:rsidTr="00DA2909">
        <w:tc>
          <w:tcPr>
            <w:tcW w:w="4605" w:type="dxa"/>
          </w:tcPr>
          <w:p w14:paraId="0595DD31" w14:textId="77777777" w:rsidR="00E618A2" w:rsidRDefault="00E618A2" w:rsidP="00E618A2">
            <w:r>
              <w:t>Anwendungsgeschwindigkeit</w:t>
            </w:r>
          </w:p>
        </w:tc>
        <w:tc>
          <w:tcPr>
            <w:tcW w:w="4606" w:type="dxa"/>
          </w:tcPr>
          <w:p w14:paraId="61534E48" w14:textId="77777777" w:rsidR="00E618A2" w:rsidRDefault="00E618A2" w:rsidP="00E618A2">
            <w:r>
              <w:t>Benötigte Startzeit</w:t>
            </w:r>
          </w:p>
          <w:p w14:paraId="53EF03CF" w14:textId="77777777" w:rsidR="00E618A2" w:rsidRDefault="00E618A2" w:rsidP="00E618A2">
            <w:r>
              <w:t>Geschwindigkeit zur Laufzeit</w:t>
            </w:r>
          </w:p>
        </w:tc>
      </w:tr>
      <w:tr w:rsidR="00E618A2" w14:paraId="1A61F662" w14:textId="77777777" w:rsidTr="00DA2909">
        <w:tc>
          <w:tcPr>
            <w:tcW w:w="4605" w:type="dxa"/>
          </w:tcPr>
          <w:p w14:paraId="195148C5" w14:textId="77777777" w:rsidR="00E618A2" w:rsidRDefault="00E618A2" w:rsidP="00E618A2">
            <w:r>
              <w:t>Distribution</w:t>
            </w:r>
          </w:p>
        </w:tc>
        <w:tc>
          <w:tcPr>
            <w:tcW w:w="4606" w:type="dxa"/>
          </w:tcPr>
          <w:p w14:paraId="5E616024" w14:textId="77777777" w:rsidR="00E618A2" w:rsidRDefault="00E618A2" w:rsidP="00E618A2">
            <w:r>
              <w:t>Veröffentlichungsprozess</w:t>
            </w:r>
          </w:p>
          <w:p w14:paraId="58B23638" w14:textId="77777777" w:rsidR="00E618A2" w:rsidRDefault="00E618A2" w:rsidP="00E618A2">
            <w:r>
              <w:t>Nutzung der plattformspezifischen App Stores</w:t>
            </w:r>
          </w:p>
          <w:p w14:paraId="47D6E6D3" w14:textId="77777777" w:rsidR="00E618A2" w:rsidRDefault="00E618A2" w:rsidP="00E618A2">
            <w:pPr>
              <w:keepNext/>
            </w:pPr>
            <w:r>
              <w:t>Updatemöglichkeiten</w:t>
            </w:r>
          </w:p>
        </w:tc>
      </w:tr>
    </w:tbl>
    <w:p w14:paraId="3B35DD40" w14:textId="4579C692" w:rsidR="00E618A2" w:rsidRDefault="00E618A2" w:rsidP="00E618A2">
      <w:pPr>
        <w:pStyle w:val="Beschriftung"/>
      </w:pPr>
      <w:bookmarkStart w:id="33" w:name="_Toc282437265"/>
      <w:commentRangeStart w:id="34"/>
      <w:commentRangeStart w:id="35"/>
      <w:r>
        <w:t xml:space="preserve">Abbildung </w:t>
      </w:r>
      <w:commentRangeEnd w:id="34"/>
      <w:r w:rsidR="007A4D01">
        <w:rPr>
          <w:rStyle w:val="Kommentarzeichen"/>
          <w:bCs w:val="0"/>
          <w:i w:val="0"/>
        </w:rPr>
        <w:commentReference w:id="34"/>
      </w:r>
      <w:r>
        <w:fldChar w:fldCharType="begin"/>
      </w:r>
      <w:r>
        <w:instrText xml:space="preserve"> </w:instrText>
      </w:r>
      <w:r w:rsidR="000702A4">
        <w:instrText>SEQ</w:instrText>
      </w:r>
      <w:r>
        <w:instrText xml:space="preserve"> Abbildung \* ARABIC </w:instrText>
      </w:r>
      <w:r>
        <w:fldChar w:fldCharType="separate"/>
      </w:r>
      <w:r w:rsidR="002B777C">
        <w:rPr>
          <w:noProof/>
        </w:rPr>
        <w:t>2</w:t>
      </w:r>
      <w:r>
        <w:rPr>
          <w:noProof/>
        </w:rPr>
        <w:fldChar w:fldCharType="end"/>
      </w:r>
      <w:r>
        <w:t>:</w:t>
      </w:r>
      <w:commentRangeEnd w:id="35"/>
      <w:r w:rsidR="002B1559">
        <w:rPr>
          <w:rStyle w:val="Kommentarzeichen"/>
          <w:bCs w:val="0"/>
          <w:i w:val="0"/>
        </w:rPr>
        <w:commentReference w:id="35"/>
      </w:r>
      <w:r w:rsidR="00906FED">
        <w:t xml:space="preserve"> </w:t>
      </w:r>
      <w:r>
        <w:t xml:space="preserve">Bewertungskriterien zur Infrastruktur mobiler </w:t>
      </w:r>
      <w:r w:rsidR="008E6B14">
        <w:t xml:space="preserve">AEF </w:t>
      </w:r>
      <w:r>
        <w:t>und Umgebungen</w:t>
      </w:r>
      <w:r w:rsidR="002B1559">
        <w:t xml:space="preserve"> </w:t>
      </w:r>
      <w:r w:rsidR="00A47AB7">
        <w:t xml:space="preserve"> (nach </w:t>
      </w:r>
      <w:proofErr w:type="spellStart"/>
      <w:r w:rsidR="00A47AB7">
        <w:t>Heit</w:t>
      </w:r>
      <w:proofErr w:type="spellEnd"/>
      <w:r w:rsidR="00A47AB7">
        <w:t xml:space="preserve"> </w:t>
      </w:r>
      <w:r w:rsidR="00062C8A">
        <w:t>et al.</w:t>
      </w:r>
      <w:r w:rsidR="00A47AB7">
        <w:t xml:space="preserve"> 2013)</w:t>
      </w:r>
      <w:bookmarkEnd w:id="33"/>
    </w:p>
    <w:p w14:paraId="2B289858" w14:textId="16A26512" w:rsidR="00A47AB7" w:rsidRDefault="00E618A2" w:rsidP="007A4D01">
      <w:r>
        <w:t xml:space="preserve"> Die folgende Tabelle listet die 7 Bewertungskriterien der Kategorie Entwicklung auf: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618A2" w14:paraId="26D15D47" w14:textId="77777777" w:rsidTr="00DA2909">
        <w:tc>
          <w:tcPr>
            <w:tcW w:w="4605" w:type="dxa"/>
          </w:tcPr>
          <w:p w14:paraId="6BEC7077" w14:textId="77777777" w:rsidR="00E618A2" w:rsidRDefault="00E618A2" w:rsidP="00E618A2">
            <w:r>
              <w:t>Entwicklungsumgebung</w:t>
            </w:r>
          </w:p>
        </w:tc>
        <w:tc>
          <w:tcPr>
            <w:tcW w:w="4606" w:type="dxa"/>
          </w:tcPr>
          <w:p w14:paraId="68A36D3B" w14:textId="77777777" w:rsidR="00E618A2" w:rsidRDefault="00E618A2" w:rsidP="00E618A2">
            <w:r>
              <w:t>Funktionalitäten (Autovervollständigung)</w:t>
            </w:r>
          </w:p>
          <w:p w14:paraId="60A24EC4" w14:textId="77777777" w:rsidR="00E618A2" w:rsidRDefault="00E618A2" w:rsidP="00E618A2">
            <w:r>
              <w:t>Vorhandene / unterstütze Tools (IDE , D</w:t>
            </w:r>
            <w:r>
              <w:t>e</w:t>
            </w:r>
            <w:r>
              <w:t>bugger, Emulator)</w:t>
            </w:r>
          </w:p>
          <w:p w14:paraId="4DB4A957" w14:textId="77777777" w:rsidR="00E618A2" w:rsidRDefault="00E618A2" w:rsidP="00E618A2">
            <w:r>
              <w:t>Einfachheit der Umgebungseinrichtung</w:t>
            </w:r>
          </w:p>
        </w:tc>
      </w:tr>
      <w:tr w:rsidR="00E618A2" w14:paraId="2F40325A" w14:textId="77777777" w:rsidTr="00DA2909">
        <w:tc>
          <w:tcPr>
            <w:tcW w:w="4605" w:type="dxa"/>
          </w:tcPr>
          <w:p w14:paraId="48F42B22" w14:textId="77777777" w:rsidR="00E618A2" w:rsidRDefault="00E618A2" w:rsidP="00E618A2">
            <w:r>
              <w:t>GUI Design</w:t>
            </w:r>
          </w:p>
        </w:tc>
        <w:tc>
          <w:tcPr>
            <w:tcW w:w="4606" w:type="dxa"/>
          </w:tcPr>
          <w:p w14:paraId="5A2795FC" w14:textId="77777777" w:rsidR="00E618A2" w:rsidRDefault="00E618A2" w:rsidP="00E618A2">
            <w:r>
              <w:t>Möglichkeiten Benutzerschnittstellen zu e</w:t>
            </w:r>
            <w:r>
              <w:t>r</w:t>
            </w:r>
            <w:r>
              <w:t>stellen (Tools zur Unterstützung und Test)</w:t>
            </w:r>
          </w:p>
          <w:p w14:paraId="3BB1CE32" w14:textId="77777777" w:rsidR="00E618A2" w:rsidRDefault="00E618A2" w:rsidP="00E618A2">
            <w:r>
              <w:t>GUI Vorschau vorhanden?</w:t>
            </w:r>
          </w:p>
        </w:tc>
      </w:tr>
      <w:tr w:rsidR="00E618A2" w14:paraId="2A687081" w14:textId="77777777" w:rsidTr="00DA2909">
        <w:tc>
          <w:tcPr>
            <w:tcW w:w="4605" w:type="dxa"/>
          </w:tcPr>
          <w:p w14:paraId="4CD86689" w14:textId="77777777" w:rsidR="00E618A2" w:rsidRDefault="00E618A2" w:rsidP="00E618A2">
            <w:r>
              <w:t>Einfachheit der Entwicklung</w:t>
            </w:r>
          </w:p>
        </w:tc>
        <w:tc>
          <w:tcPr>
            <w:tcW w:w="4606" w:type="dxa"/>
          </w:tcPr>
          <w:p w14:paraId="24E26652" w14:textId="77777777" w:rsidR="00E618A2" w:rsidRDefault="00E618A2" w:rsidP="00E618A2">
            <w:r>
              <w:t>Qualität der API und Dokumentation</w:t>
            </w:r>
          </w:p>
          <w:p w14:paraId="1C7C1562" w14:textId="77777777" w:rsidR="00E618A2" w:rsidRDefault="00E618A2" w:rsidP="00E618A2">
            <w:r>
              <w:t>Erlernbarkeit (</w:t>
            </w:r>
            <w:proofErr w:type="spellStart"/>
            <w:r>
              <w:t>Tutorials</w:t>
            </w:r>
            <w:proofErr w:type="spellEnd"/>
            <w:r>
              <w:t>, Beispiele)</w:t>
            </w:r>
          </w:p>
          <w:p w14:paraId="5F4D0FEA" w14:textId="77777777" w:rsidR="00E618A2" w:rsidRDefault="00E618A2" w:rsidP="00E618A2">
            <w:r>
              <w:t>Nutzung bekannter Softwareentwicklungsp</w:t>
            </w:r>
            <w:r>
              <w:t>a</w:t>
            </w:r>
            <w:r>
              <w:t>radigmen</w:t>
            </w:r>
          </w:p>
        </w:tc>
      </w:tr>
      <w:tr w:rsidR="00E618A2" w14:paraId="6E9D9B53" w14:textId="77777777" w:rsidTr="00DA2909">
        <w:tc>
          <w:tcPr>
            <w:tcW w:w="4605" w:type="dxa"/>
          </w:tcPr>
          <w:p w14:paraId="03B0DF4E" w14:textId="77777777" w:rsidR="00E618A2" w:rsidRDefault="00E618A2" w:rsidP="00E618A2">
            <w:proofErr w:type="spellStart"/>
            <w:r>
              <w:t>Wartbarbeit</w:t>
            </w:r>
            <w:proofErr w:type="spellEnd"/>
          </w:p>
        </w:tc>
        <w:tc>
          <w:tcPr>
            <w:tcW w:w="4606" w:type="dxa"/>
          </w:tcPr>
          <w:p w14:paraId="33737007" w14:textId="77777777" w:rsidR="00E618A2" w:rsidRDefault="00E618A2" w:rsidP="00E618A2">
            <w:r>
              <w:t>Zur Evaluation wird die Anzahl der benöti</w:t>
            </w:r>
            <w:r>
              <w:t>g</w:t>
            </w:r>
            <w:r>
              <w:t>ten Codezeilen verwendet.</w:t>
            </w:r>
          </w:p>
        </w:tc>
      </w:tr>
      <w:tr w:rsidR="00E618A2" w14:paraId="3935090F" w14:textId="77777777" w:rsidTr="00DA2909">
        <w:tc>
          <w:tcPr>
            <w:tcW w:w="4605" w:type="dxa"/>
          </w:tcPr>
          <w:p w14:paraId="2F5CB6BD" w14:textId="77777777" w:rsidR="00E618A2" w:rsidRDefault="00E618A2" w:rsidP="00E618A2">
            <w:r>
              <w:t>Skalierbarkeit</w:t>
            </w:r>
          </w:p>
        </w:tc>
        <w:tc>
          <w:tcPr>
            <w:tcW w:w="4606" w:type="dxa"/>
          </w:tcPr>
          <w:p w14:paraId="12DB469B" w14:textId="77777777" w:rsidR="00E618A2" w:rsidRDefault="00E618A2" w:rsidP="00E618A2">
            <w:r>
              <w:t>Unterstützung größerer Entwicklungsteams und Projekte</w:t>
            </w:r>
          </w:p>
          <w:p w14:paraId="013068E7" w14:textId="77777777" w:rsidR="00E618A2" w:rsidRDefault="00E618A2" w:rsidP="00E618A2">
            <w:proofErr w:type="spellStart"/>
            <w:r>
              <w:t>Modularität</w:t>
            </w:r>
            <w:proofErr w:type="spellEnd"/>
            <w:r>
              <w:t xml:space="preserve"> des Frameworks und der A</w:t>
            </w:r>
            <w:r>
              <w:t>n</w:t>
            </w:r>
            <w:r>
              <w:t xml:space="preserve">wendung </w:t>
            </w:r>
          </w:p>
        </w:tc>
      </w:tr>
      <w:tr w:rsidR="00E618A2" w14:paraId="4D082295" w14:textId="77777777" w:rsidTr="00DA2909">
        <w:tc>
          <w:tcPr>
            <w:tcW w:w="4605" w:type="dxa"/>
          </w:tcPr>
          <w:p w14:paraId="42A9658F" w14:textId="77777777" w:rsidR="00E618A2" w:rsidRDefault="00E618A2" w:rsidP="00E618A2">
            <w:r>
              <w:t>Möglichkeiten für zukünftige Entwicklungen</w:t>
            </w:r>
          </w:p>
        </w:tc>
        <w:tc>
          <w:tcPr>
            <w:tcW w:w="4606" w:type="dxa"/>
          </w:tcPr>
          <w:p w14:paraId="77A9ED79" w14:textId="77777777" w:rsidR="00E618A2" w:rsidRDefault="00E618A2" w:rsidP="00E618A2">
            <w:r>
              <w:t>Wiederverwendung von Code</w:t>
            </w:r>
          </w:p>
        </w:tc>
      </w:tr>
      <w:tr w:rsidR="00E618A2" w14:paraId="2AB27958" w14:textId="77777777" w:rsidTr="00DA2909">
        <w:tc>
          <w:tcPr>
            <w:tcW w:w="4605" w:type="dxa"/>
          </w:tcPr>
          <w:p w14:paraId="4C23900F" w14:textId="77777777" w:rsidR="00E618A2" w:rsidRDefault="00E618A2" w:rsidP="00E618A2">
            <w:r>
              <w:t>Entwicklungsdauer und Kosten</w:t>
            </w:r>
          </w:p>
        </w:tc>
        <w:tc>
          <w:tcPr>
            <w:tcW w:w="4606" w:type="dxa"/>
          </w:tcPr>
          <w:p w14:paraId="0B5A78CD" w14:textId="77777777" w:rsidR="00E618A2" w:rsidRDefault="00E618A2" w:rsidP="00E618A2">
            <w:r>
              <w:t>Dauer des Entwicklungsprozesses sowie Fa</w:t>
            </w:r>
            <w:r>
              <w:t>k</w:t>
            </w:r>
            <w:r>
              <w:t>toren die ihn behindern</w:t>
            </w:r>
          </w:p>
          <w:p w14:paraId="28D912C9" w14:textId="77777777" w:rsidR="00E618A2" w:rsidRDefault="00E618A2" w:rsidP="007A4D01">
            <w:pPr>
              <w:keepNext/>
            </w:pPr>
            <w:r>
              <w:t>Kosten werden nicht explizit angegeben, st</w:t>
            </w:r>
            <w:r>
              <w:t>e</w:t>
            </w:r>
            <w:r>
              <w:t>hen in Zusammenhang mit der Entwic</w:t>
            </w:r>
            <w:r>
              <w:t>k</w:t>
            </w:r>
            <w:r>
              <w:t>lungsdauer</w:t>
            </w:r>
          </w:p>
        </w:tc>
      </w:tr>
    </w:tbl>
    <w:p w14:paraId="1BE5F405" w14:textId="07E184AC" w:rsidR="00E618A2" w:rsidRDefault="00906FED" w:rsidP="007A4D01">
      <w:pPr>
        <w:pStyle w:val="Beschriftung"/>
      </w:pPr>
      <w:bookmarkStart w:id="36" w:name="_Toc282437266"/>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3</w:t>
      </w:r>
      <w:r w:rsidR="00DE5DF4">
        <w:rPr>
          <w:noProof/>
        </w:rPr>
        <w:fldChar w:fldCharType="end"/>
      </w:r>
      <w:r>
        <w:t xml:space="preserve">: Bewertungskriterien zur Entwicklung mobiler </w:t>
      </w:r>
      <w:r w:rsidR="008E6B14">
        <w:t>AEF</w:t>
      </w:r>
      <w:r>
        <w:t xml:space="preserve"> und Um</w:t>
      </w:r>
      <w:r w:rsidR="00C40ECE">
        <w:t xml:space="preserve">gebungen (nach </w:t>
      </w:r>
      <w:proofErr w:type="spellStart"/>
      <w:r w:rsidR="00C40ECE">
        <w:t>Heit</w:t>
      </w:r>
      <w:proofErr w:type="spellEnd"/>
      <w:r w:rsidR="00C40ECE">
        <w:t xml:space="preserve"> et al.</w:t>
      </w:r>
      <w:r>
        <w:t xml:space="preserve"> 2013)</w:t>
      </w:r>
      <w:bookmarkEnd w:id="36"/>
    </w:p>
    <w:p w14:paraId="5FCF2F7E" w14:textId="77777777" w:rsidR="00E618A2" w:rsidRDefault="00E618A2" w:rsidP="00E618A2">
      <w:pPr>
        <w:pStyle w:val="berschrift2"/>
      </w:pPr>
      <w:bookmarkStart w:id="37" w:name="_Toc282505720"/>
      <w:r>
        <w:t>Bewertung aktueller Entwicklungsframeworks</w:t>
      </w:r>
      <w:bookmarkEnd w:id="37"/>
    </w:p>
    <w:p w14:paraId="2A5DE026" w14:textId="1117A42D" w:rsidR="00E618A2" w:rsidRDefault="00E618A2" w:rsidP="00E618A2">
      <w:r>
        <w:t xml:space="preserve">Die Studie „Evaluation </w:t>
      </w:r>
      <w:proofErr w:type="spellStart"/>
      <w:r>
        <w:t>of</w:t>
      </w:r>
      <w:proofErr w:type="spellEnd"/>
      <w:r>
        <w:t xml:space="preserve"> mobile Web </w:t>
      </w:r>
      <w:proofErr w:type="spellStart"/>
      <w:r>
        <w:t>applications</w:t>
      </w:r>
      <w:proofErr w:type="spellEnd"/>
      <w:r>
        <w:t>“ (</w:t>
      </w:r>
      <w:proofErr w:type="spellStart"/>
      <w:r>
        <w:t>Heit</w:t>
      </w:r>
      <w:proofErr w:type="spellEnd"/>
      <w:r w:rsidR="00C40ECE">
        <w:t xml:space="preserve"> et al.</w:t>
      </w:r>
      <w:r>
        <w:t xml:space="preserve"> 2013) bewertet 4 aktuelle L</w:t>
      </w:r>
      <w:r>
        <w:t>ö</w:t>
      </w:r>
      <w:r>
        <w:t>sungen / Frameworks im Hinblick auf die zuvor genannten Kriterien. Als vierte Lösung we</w:t>
      </w:r>
      <w:r>
        <w:t>r</w:t>
      </w:r>
      <w:r>
        <w:t>den die nativ entwickelten Anwendungen betrachtet, auf die hier jedoch nicht mitaufgeführt werden, da diese nicht dem ersten Ansatz entsprechen weil sie keine Beschreibungssprache zur Laufzeit interpretieren. Die erste Lösung sind die gewöhnlichen Web Apps. Die zweite ist ein bekanntes Open Source Framework für die Entwicklung von hybriden Apps: PhoneGap</w:t>
      </w:r>
      <w:r w:rsidR="004C617F">
        <w:rPr>
          <w:rStyle w:val="Funotenzeichen"/>
        </w:rPr>
        <w:footnoteReference w:id="1"/>
      </w:r>
      <w:r w:rsidR="004C617F">
        <w:t>.</w:t>
      </w:r>
      <w:r>
        <w:t xml:space="preserve"> Die Anwendungen werden mit HTML, CSS und JavaScript entwickelt, jedoch wird der W</w:t>
      </w:r>
      <w:r>
        <w:t>e</w:t>
      </w:r>
      <w:r>
        <w:t>binterpreter um eine JavaScript API in Kombination mit einer Brücke zur Hardware erweitert. Ein Beispiel für die Nutzung eines eigenen Interpreters liefert das Framework Titanium Mob</w:t>
      </w:r>
      <w:r>
        <w:t>i</w:t>
      </w:r>
      <w:r>
        <w:t>le</w:t>
      </w:r>
      <w:r w:rsidR="004C617F">
        <w:rPr>
          <w:rStyle w:val="Funotenzeichen"/>
        </w:rPr>
        <w:footnoteReference w:id="2"/>
      </w:r>
      <w:r w:rsidR="004C617F">
        <w:t xml:space="preserve">. </w:t>
      </w:r>
      <w:r>
        <w:t xml:space="preserve">Die Benutzerschnittstelle, Logik und Daten werden in JavaScript programmiert und zur Laufzeit interpretiert. </w:t>
      </w:r>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16"/>
        <w:gridCol w:w="3247"/>
        <w:gridCol w:w="13"/>
        <w:gridCol w:w="3215"/>
      </w:tblGrid>
      <w:tr w:rsidR="00E618A2" w14:paraId="5E32E416" w14:textId="77777777" w:rsidTr="00C40ECE">
        <w:trPr>
          <w:trHeight w:val="145"/>
        </w:trPr>
        <w:tc>
          <w:tcPr>
            <w:tcW w:w="3097" w:type="dxa"/>
            <w:gridSpan w:val="2"/>
          </w:tcPr>
          <w:p w14:paraId="6E6CD071" w14:textId="77777777" w:rsidR="00E618A2" w:rsidRDefault="00E618A2" w:rsidP="00E618A2">
            <w:pPr>
              <w:jc w:val="center"/>
            </w:pPr>
            <w:r>
              <w:t>Web Apps</w:t>
            </w:r>
          </w:p>
        </w:tc>
        <w:tc>
          <w:tcPr>
            <w:tcW w:w="3097" w:type="dxa"/>
          </w:tcPr>
          <w:p w14:paraId="5F85798F" w14:textId="77777777" w:rsidR="00E618A2" w:rsidRDefault="00E618A2" w:rsidP="00E618A2">
            <w:pPr>
              <w:jc w:val="center"/>
            </w:pPr>
            <w:r>
              <w:t>Phone Gap</w:t>
            </w:r>
          </w:p>
        </w:tc>
        <w:tc>
          <w:tcPr>
            <w:tcW w:w="3098" w:type="dxa"/>
            <w:gridSpan w:val="2"/>
          </w:tcPr>
          <w:p w14:paraId="1E953C31" w14:textId="77777777" w:rsidR="00E618A2" w:rsidRDefault="00E618A2" w:rsidP="00E618A2">
            <w:pPr>
              <w:jc w:val="center"/>
            </w:pPr>
            <w:r>
              <w:t>Titanium Mobile</w:t>
            </w:r>
          </w:p>
        </w:tc>
      </w:tr>
      <w:tr w:rsidR="00E618A2" w14:paraId="7EB0B9EB" w14:textId="77777777" w:rsidTr="00C40ECE">
        <w:trPr>
          <w:trHeight w:val="145"/>
        </w:trPr>
        <w:tc>
          <w:tcPr>
            <w:tcW w:w="9292" w:type="dxa"/>
            <w:gridSpan w:val="5"/>
          </w:tcPr>
          <w:p w14:paraId="61651A59" w14:textId="77777777" w:rsidR="00E618A2" w:rsidRDefault="00E618A2" w:rsidP="00E618A2">
            <w:pPr>
              <w:jc w:val="center"/>
            </w:pPr>
            <w:r>
              <w:t>Lizenz und Kosten</w:t>
            </w:r>
          </w:p>
        </w:tc>
      </w:tr>
      <w:tr w:rsidR="00E618A2" w14:paraId="700DEDAD" w14:textId="77777777" w:rsidTr="00C40ECE">
        <w:trPr>
          <w:trHeight w:val="145"/>
        </w:trPr>
        <w:tc>
          <w:tcPr>
            <w:tcW w:w="3097" w:type="dxa"/>
            <w:gridSpan w:val="2"/>
          </w:tcPr>
          <w:p w14:paraId="5CD97AA9" w14:textId="77777777" w:rsidR="00E618A2" w:rsidRDefault="00E618A2" w:rsidP="00E618A2">
            <w:r>
              <w:t>Meisten Tools und Fram</w:t>
            </w:r>
            <w:r>
              <w:t>e</w:t>
            </w:r>
            <w:r>
              <w:t xml:space="preserve">works Open Source </w:t>
            </w:r>
          </w:p>
          <w:p w14:paraId="1E437CD7" w14:textId="77777777" w:rsidR="00E618A2" w:rsidRDefault="00E618A2" w:rsidP="00E618A2">
            <w:r>
              <w:t>Support durch große Comm</w:t>
            </w:r>
            <w:r>
              <w:t>u</w:t>
            </w:r>
            <w:r>
              <w:t>nities</w:t>
            </w:r>
          </w:p>
          <w:p w14:paraId="1E18F69C" w14:textId="77777777" w:rsidR="00E618A2" w:rsidRDefault="00E618A2" w:rsidP="00E618A2">
            <w:r>
              <w:t>Kosten für den Betrieb der Webseite</w:t>
            </w:r>
          </w:p>
        </w:tc>
        <w:tc>
          <w:tcPr>
            <w:tcW w:w="3097" w:type="dxa"/>
          </w:tcPr>
          <w:p w14:paraId="3EB9827B" w14:textId="77777777" w:rsidR="00E618A2" w:rsidRDefault="00E618A2" w:rsidP="00E618A2">
            <w:r>
              <w:t>Open Source Software unter Apache Lizenz 2.0 / GPL/MIT Lizenz</w:t>
            </w:r>
          </w:p>
          <w:p w14:paraId="6DCF9148" w14:textId="77777777" w:rsidR="00E618A2" w:rsidRDefault="00E618A2" w:rsidP="00E618A2">
            <w:r>
              <w:t>Anbieter verkauft Support zw</w:t>
            </w:r>
            <w:r>
              <w:t>i</w:t>
            </w:r>
            <w:r>
              <w:t>schen 25$ und 2000$ pro M</w:t>
            </w:r>
            <w:r>
              <w:t>o</w:t>
            </w:r>
            <w:r>
              <w:t xml:space="preserve">nat </w:t>
            </w:r>
          </w:p>
        </w:tc>
        <w:tc>
          <w:tcPr>
            <w:tcW w:w="3098" w:type="dxa"/>
            <w:gridSpan w:val="2"/>
          </w:tcPr>
          <w:p w14:paraId="4F0566E0" w14:textId="77777777" w:rsidR="00E618A2" w:rsidRDefault="00E618A2" w:rsidP="00E618A2">
            <w:r>
              <w:t>Community Edition ist koste</w:t>
            </w:r>
            <w:r>
              <w:t>n</w:t>
            </w:r>
            <w:r>
              <w:t>los, der Funktionsumfang j</w:t>
            </w:r>
            <w:r>
              <w:t>e</w:t>
            </w:r>
            <w:r>
              <w:t>doch limitiert</w:t>
            </w:r>
          </w:p>
          <w:p w14:paraId="1D48729F" w14:textId="77777777" w:rsidR="00E618A2" w:rsidRDefault="00E618A2" w:rsidP="00E618A2">
            <w:r>
              <w:t>Proprietäre Edition enthält alle Funktionen sowie Support</w:t>
            </w:r>
          </w:p>
          <w:p w14:paraId="7F621008" w14:textId="77777777" w:rsidR="00E618A2" w:rsidRDefault="00E618A2" w:rsidP="00E618A2">
            <w:r>
              <w:t>Eher geschlossenes System</w:t>
            </w:r>
          </w:p>
        </w:tc>
      </w:tr>
      <w:tr w:rsidR="00E618A2" w14:paraId="545D3D13" w14:textId="77777777" w:rsidTr="00C40ECE">
        <w:trPr>
          <w:trHeight w:val="145"/>
        </w:trPr>
        <w:tc>
          <w:tcPr>
            <w:tcW w:w="9292" w:type="dxa"/>
            <w:gridSpan w:val="5"/>
          </w:tcPr>
          <w:p w14:paraId="6163FFE7" w14:textId="77777777" w:rsidR="00E618A2" w:rsidRDefault="00E618A2" w:rsidP="00E618A2">
            <w:pPr>
              <w:jc w:val="center"/>
            </w:pPr>
            <w:r>
              <w:t>Unterstütze Plattformen</w:t>
            </w:r>
          </w:p>
        </w:tc>
      </w:tr>
      <w:tr w:rsidR="00E618A2" w14:paraId="3B1C8415" w14:textId="77777777" w:rsidTr="00C40ECE">
        <w:trPr>
          <w:trHeight w:val="145"/>
        </w:trPr>
        <w:tc>
          <w:tcPr>
            <w:tcW w:w="3097" w:type="dxa"/>
            <w:gridSpan w:val="2"/>
          </w:tcPr>
          <w:p w14:paraId="17FCDAEC" w14:textId="77777777" w:rsidR="00E618A2" w:rsidRDefault="00E618A2" w:rsidP="00E618A2">
            <w:r>
              <w:t>Alle Plattformen mit Webbrowser</w:t>
            </w:r>
          </w:p>
        </w:tc>
        <w:tc>
          <w:tcPr>
            <w:tcW w:w="3097" w:type="dxa"/>
          </w:tcPr>
          <w:p w14:paraId="5A673B1E" w14:textId="77777777" w:rsidR="00E618A2" w:rsidRDefault="00E618A2" w:rsidP="00E618A2">
            <w:r>
              <w:t xml:space="preserve">iOS, </w:t>
            </w:r>
            <w:proofErr w:type="spellStart"/>
            <w:r>
              <w:t>Andorid</w:t>
            </w:r>
            <w:proofErr w:type="spellEnd"/>
            <w:r>
              <w:t xml:space="preserve">, </w:t>
            </w:r>
            <w:proofErr w:type="spellStart"/>
            <w:r>
              <w:t>BlackBerry</w:t>
            </w:r>
            <w:proofErr w:type="spellEnd"/>
            <w:r>
              <w:t xml:space="preserve"> OS, Windows Phone 8, </w:t>
            </w:r>
            <w:proofErr w:type="spellStart"/>
            <w:r>
              <w:t>Ubuntu</w:t>
            </w:r>
            <w:proofErr w:type="spellEnd"/>
            <w:r>
              <w:t>, Firefox OS (Phone Gap 2014)</w:t>
            </w:r>
          </w:p>
        </w:tc>
        <w:tc>
          <w:tcPr>
            <w:tcW w:w="3098" w:type="dxa"/>
            <w:gridSpan w:val="2"/>
          </w:tcPr>
          <w:p w14:paraId="4553CE42" w14:textId="77777777" w:rsidR="00E618A2" w:rsidRDefault="00E618A2" w:rsidP="00E618A2">
            <w:r>
              <w:t xml:space="preserve">iOS, </w:t>
            </w:r>
            <w:proofErr w:type="spellStart"/>
            <w:r>
              <w:t>Android</w:t>
            </w:r>
            <w:proofErr w:type="spellEnd"/>
            <w:r>
              <w:t xml:space="preserve">, </w:t>
            </w:r>
            <w:proofErr w:type="spellStart"/>
            <w:r>
              <w:t>BlackBerry</w:t>
            </w:r>
            <w:proofErr w:type="spellEnd"/>
            <w:r>
              <w:t xml:space="preserve"> (T</w:t>
            </w:r>
            <w:r>
              <w:t>i</w:t>
            </w:r>
            <w:r>
              <w:t>tanium Mobile 2014)</w:t>
            </w:r>
          </w:p>
        </w:tc>
      </w:tr>
      <w:tr w:rsidR="00E618A2" w14:paraId="40920BEF" w14:textId="77777777" w:rsidTr="00C40ECE">
        <w:trPr>
          <w:trHeight w:val="585"/>
        </w:trPr>
        <w:tc>
          <w:tcPr>
            <w:tcW w:w="9292" w:type="dxa"/>
            <w:gridSpan w:val="5"/>
          </w:tcPr>
          <w:p w14:paraId="5003E5C1" w14:textId="77777777" w:rsidR="00E618A2" w:rsidRDefault="00E618A2" w:rsidP="00E618A2">
            <w:pPr>
              <w:jc w:val="center"/>
            </w:pPr>
            <w:r>
              <w:t>Zugang zu plattformspezifischen Funktionen</w:t>
            </w:r>
          </w:p>
        </w:tc>
      </w:tr>
      <w:tr w:rsidR="00E618A2" w14:paraId="5389F2B3" w14:textId="77777777" w:rsidTr="00C40ECE">
        <w:trPr>
          <w:trHeight w:val="2646"/>
        </w:trPr>
        <w:tc>
          <w:tcPr>
            <w:tcW w:w="3097" w:type="dxa"/>
            <w:gridSpan w:val="2"/>
          </w:tcPr>
          <w:p w14:paraId="3DE09C1A" w14:textId="77777777" w:rsidR="00E618A2" w:rsidRDefault="00E618A2" w:rsidP="00E618A2">
            <w:r>
              <w:t>Verbessert durch HTML5: l</w:t>
            </w:r>
            <w:r>
              <w:t>o</w:t>
            </w:r>
            <w:r>
              <w:t>kaler Speicherplatz begrenzt nutzbar</w:t>
            </w:r>
          </w:p>
          <w:p w14:paraId="6CD167D6" w14:textId="77777777" w:rsidR="00E618A2" w:rsidRDefault="00E618A2" w:rsidP="00E618A2">
            <w:r>
              <w:t>Video, Audio Dateien abspie</w:t>
            </w:r>
            <w:r>
              <w:t>l</w:t>
            </w:r>
            <w:r>
              <w:t>bar, Nutzung Multi Touch Ge</w:t>
            </w:r>
            <w:r>
              <w:t>s</w:t>
            </w:r>
            <w:r>
              <w:t>ten</w:t>
            </w:r>
          </w:p>
        </w:tc>
        <w:tc>
          <w:tcPr>
            <w:tcW w:w="3097" w:type="dxa"/>
          </w:tcPr>
          <w:p w14:paraId="38896724" w14:textId="77777777" w:rsidR="00E618A2" w:rsidRDefault="00E618A2" w:rsidP="00E618A2">
            <w:r>
              <w:t>Zugang zu fast allen Har</w:t>
            </w:r>
            <w:r>
              <w:t>d</w:t>
            </w:r>
            <w:r>
              <w:t>warefunktionen</w:t>
            </w:r>
            <w:r>
              <w:rPr>
                <w:rStyle w:val="Funotenzeichen"/>
              </w:rPr>
              <w:footnoteReference w:id="3"/>
            </w:r>
          </w:p>
        </w:tc>
        <w:tc>
          <w:tcPr>
            <w:tcW w:w="3098" w:type="dxa"/>
            <w:gridSpan w:val="2"/>
          </w:tcPr>
          <w:p w14:paraId="0A46A739" w14:textId="77777777" w:rsidR="00E618A2" w:rsidRDefault="00E618A2" w:rsidP="00E618A2">
            <w:r>
              <w:t>Ähnlich zu Phone Gap</w:t>
            </w:r>
          </w:p>
        </w:tc>
      </w:tr>
      <w:tr w:rsidR="00E618A2" w14:paraId="3EA44B45" w14:textId="77777777" w:rsidTr="00DA2909">
        <w:tc>
          <w:tcPr>
            <w:tcW w:w="9287" w:type="dxa"/>
            <w:gridSpan w:val="5"/>
          </w:tcPr>
          <w:p w14:paraId="5843DDE4" w14:textId="77777777" w:rsidR="00E618A2" w:rsidRDefault="00E618A2" w:rsidP="00E618A2">
            <w:pPr>
              <w:jc w:val="center"/>
            </w:pPr>
            <w:r>
              <w:t>Zukunftsfähigkeit</w:t>
            </w:r>
          </w:p>
        </w:tc>
      </w:tr>
      <w:tr w:rsidR="00E618A2" w14:paraId="2CF3134F" w14:textId="77777777" w:rsidTr="00DA2909">
        <w:tc>
          <w:tcPr>
            <w:tcW w:w="3076" w:type="dxa"/>
          </w:tcPr>
          <w:p w14:paraId="3FE86EEF" w14:textId="77777777" w:rsidR="00E618A2" w:rsidRDefault="00E618A2" w:rsidP="00E618A2">
            <w:r>
              <w:t>Ja - Nutzung fest etablierter Standards (HTML, CSS, Java Script)</w:t>
            </w:r>
          </w:p>
        </w:tc>
        <w:tc>
          <w:tcPr>
            <w:tcW w:w="3134" w:type="dxa"/>
            <w:gridSpan w:val="3"/>
          </w:tcPr>
          <w:p w14:paraId="52F48AA2" w14:textId="77777777" w:rsidR="00E618A2" w:rsidRDefault="00E618A2" w:rsidP="00E618A2">
            <w:r>
              <w:t>Aktive Community, Unterstü</w:t>
            </w:r>
            <w:r>
              <w:t>t</w:t>
            </w:r>
            <w:r>
              <w:t>zer: Adobe und IBM, als Apache Projekt geführt, rege</w:t>
            </w:r>
            <w:r>
              <w:t>l</w:t>
            </w:r>
            <w:r>
              <w:t>mäßige Updates</w:t>
            </w:r>
          </w:p>
        </w:tc>
        <w:tc>
          <w:tcPr>
            <w:tcW w:w="3077" w:type="dxa"/>
          </w:tcPr>
          <w:p w14:paraId="0A775174" w14:textId="77777777" w:rsidR="00E618A2" w:rsidRDefault="00E618A2" w:rsidP="00E618A2">
            <w:r>
              <w:t>Große Community und viele Entwickler, folgt aktuellen Trends, nutzt neue Funktion</w:t>
            </w:r>
            <w:r>
              <w:t>a</w:t>
            </w:r>
            <w:r>
              <w:t>litäten der Betriebssysteme, regelmäßige Updates</w:t>
            </w:r>
          </w:p>
          <w:p w14:paraId="1E7C987F" w14:textId="77777777" w:rsidR="00E618A2" w:rsidRDefault="00E618A2" w:rsidP="00E618A2">
            <w:r>
              <w:t>Abhängig von einer einzigen Firma</w:t>
            </w:r>
          </w:p>
        </w:tc>
      </w:tr>
      <w:tr w:rsidR="00E618A2" w14:paraId="07ECB3E6" w14:textId="77777777" w:rsidTr="00DA2909">
        <w:tc>
          <w:tcPr>
            <w:tcW w:w="9287" w:type="dxa"/>
            <w:gridSpan w:val="5"/>
          </w:tcPr>
          <w:p w14:paraId="04388902" w14:textId="77777777" w:rsidR="00E618A2" w:rsidRDefault="00E618A2" w:rsidP="00E618A2">
            <w:pPr>
              <w:jc w:val="center"/>
            </w:pPr>
            <w:r>
              <w:t>Erscheinungsbild und Benutzbarkeit</w:t>
            </w:r>
          </w:p>
        </w:tc>
      </w:tr>
      <w:tr w:rsidR="00E618A2" w14:paraId="1A6E1C23" w14:textId="77777777" w:rsidTr="00DA2909">
        <w:tc>
          <w:tcPr>
            <w:tcW w:w="3076" w:type="dxa"/>
          </w:tcPr>
          <w:p w14:paraId="1EBE2B70" w14:textId="77777777" w:rsidR="00E618A2" w:rsidRDefault="00E618A2" w:rsidP="00E618A2">
            <w:r>
              <w:t>CSS definiert Erscheinung</w:t>
            </w:r>
            <w:r>
              <w:t>s</w:t>
            </w:r>
            <w:r>
              <w:t>bild, native Benutzerschnit</w:t>
            </w:r>
            <w:r>
              <w:t>t</w:t>
            </w:r>
            <w:r>
              <w:t>stellenelemente nicht möglich</w:t>
            </w:r>
          </w:p>
          <w:p w14:paraId="009539F7" w14:textId="77777777" w:rsidR="00E618A2" w:rsidRDefault="00E618A2" w:rsidP="00E618A2">
            <w:r>
              <w:t>HTML5 verbessert Benut</w:t>
            </w:r>
            <w:r>
              <w:t>z</w:t>
            </w:r>
            <w:r>
              <w:t>barkeit durch lokale Spe</w:t>
            </w:r>
            <w:r>
              <w:t>i</w:t>
            </w:r>
            <w:r>
              <w:t>chernutzung (bspw. Wiede</w:t>
            </w:r>
            <w:r>
              <w:t>r</w:t>
            </w:r>
            <w:r>
              <w:t xml:space="preserve">herstellung </w:t>
            </w:r>
            <w:proofErr w:type="spellStart"/>
            <w:r>
              <w:t>Appzustand</w:t>
            </w:r>
            <w:proofErr w:type="spellEnd"/>
            <w:r>
              <w:t xml:space="preserve"> nach Pause)</w:t>
            </w:r>
          </w:p>
        </w:tc>
        <w:tc>
          <w:tcPr>
            <w:tcW w:w="3134" w:type="dxa"/>
            <w:gridSpan w:val="3"/>
          </w:tcPr>
          <w:p w14:paraId="77DD56C6" w14:textId="77777777" w:rsidR="00E618A2" w:rsidRDefault="00E618A2" w:rsidP="00E618A2">
            <w:r>
              <w:t>Nutzt keine nativen Benutze</w:t>
            </w:r>
            <w:r>
              <w:t>r</w:t>
            </w:r>
            <w:r>
              <w:t>schnittstellenelemente, CSS d</w:t>
            </w:r>
            <w:r>
              <w:t>e</w:t>
            </w:r>
            <w:r>
              <w:t>finiert plattformspezifisches Aussehen(hoher Aufwand)</w:t>
            </w:r>
          </w:p>
          <w:p w14:paraId="0156E3EB" w14:textId="77777777" w:rsidR="00E618A2" w:rsidRDefault="00E618A2" w:rsidP="00E618A2">
            <w:r>
              <w:t>Nutzt Events um Laufzeitve</w:t>
            </w:r>
            <w:r>
              <w:t>r</w:t>
            </w:r>
            <w:r>
              <w:t>änderungen zu behandeln (</w:t>
            </w:r>
            <w:proofErr w:type="spellStart"/>
            <w:r>
              <w:t>z.B</w:t>
            </w:r>
            <w:proofErr w:type="spellEnd"/>
            <w:r>
              <w:t xml:space="preserve"> bei Anruf, Pause)</w:t>
            </w:r>
          </w:p>
        </w:tc>
        <w:tc>
          <w:tcPr>
            <w:tcW w:w="3077" w:type="dxa"/>
          </w:tcPr>
          <w:p w14:paraId="7D72624B" w14:textId="77777777" w:rsidR="00E618A2" w:rsidRDefault="00E618A2" w:rsidP="00E618A2">
            <w:r>
              <w:t>Über Java Script werden nat</w:t>
            </w:r>
            <w:r>
              <w:t>i</w:t>
            </w:r>
            <w:r>
              <w:t>ve Benutzerschnittstellenel</w:t>
            </w:r>
            <w:r>
              <w:t>e</w:t>
            </w:r>
            <w:r>
              <w:t>mente genutzt – erfordert viel Kenntnisse der API</w:t>
            </w:r>
          </w:p>
          <w:p w14:paraId="2831D2BB" w14:textId="77777777" w:rsidR="00E618A2" w:rsidRDefault="00E618A2" w:rsidP="00E618A2">
            <w:r>
              <w:t>Gute Benutzbarkeit impleme</w:t>
            </w:r>
            <w:r>
              <w:t>n</w:t>
            </w:r>
            <w:r>
              <w:t>tierbar</w:t>
            </w:r>
          </w:p>
        </w:tc>
      </w:tr>
      <w:tr w:rsidR="00E618A2" w14:paraId="0DD53F3D" w14:textId="77777777" w:rsidTr="00DA2909">
        <w:tc>
          <w:tcPr>
            <w:tcW w:w="9287" w:type="dxa"/>
            <w:gridSpan w:val="5"/>
          </w:tcPr>
          <w:p w14:paraId="0D3A3A24" w14:textId="77777777" w:rsidR="00E618A2" w:rsidRDefault="00E618A2" w:rsidP="00E618A2">
            <w:pPr>
              <w:jc w:val="center"/>
            </w:pPr>
            <w:r>
              <w:t>Anwendungsgeschwindigkeit</w:t>
            </w:r>
          </w:p>
        </w:tc>
      </w:tr>
      <w:tr w:rsidR="00E618A2" w14:paraId="3DA36079" w14:textId="77777777" w:rsidTr="00DA2909">
        <w:tc>
          <w:tcPr>
            <w:tcW w:w="3076" w:type="dxa"/>
          </w:tcPr>
          <w:p w14:paraId="48E7B790" w14:textId="77777777" w:rsidR="00E618A2" w:rsidRDefault="00E618A2" w:rsidP="00E618A2">
            <w:r>
              <w:t>Abhängig von der Netzwer</w:t>
            </w:r>
            <w:r>
              <w:t>k</w:t>
            </w:r>
            <w:r>
              <w:t>verbindung, optimierte Bro</w:t>
            </w:r>
            <w:r>
              <w:t>w</w:t>
            </w:r>
            <w:r>
              <w:t xml:space="preserve">ser ermöglichen </w:t>
            </w:r>
            <w:proofErr w:type="spellStart"/>
            <w:r>
              <w:t>performante</w:t>
            </w:r>
            <w:proofErr w:type="spellEnd"/>
            <w:r>
              <w:t xml:space="preserve"> Ausführung</w:t>
            </w:r>
          </w:p>
        </w:tc>
        <w:tc>
          <w:tcPr>
            <w:tcW w:w="3134" w:type="dxa"/>
            <w:gridSpan w:val="3"/>
          </w:tcPr>
          <w:p w14:paraId="7C79F630" w14:textId="77777777" w:rsidR="00E618A2" w:rsidRDefault="00E618A2" w:rsidP="00E618A2">
            <w:r>
              <w:t>Vergleichbar mit nativer App</w:t>
            </w:r>
          </w:p>
        </w:tc>
        <w:tc>
          <w:tcPr>
            <w:tcW w:w="3077" w:type="dxa"/>
          </w:tcPr>
          <w:p w14:paraId="6DE67856" w14:textId="77777777" w:rsidR="00E618A2" w:rsidRDefault="00E618A2" w:rsidP="00E618A2">
            <w:r>
              <w:t>Startzeit ähnlich zu anderen Frameworks, zur Laufzeit j</w:t>
            </w:r>
            <w:r>
              <w:t>e</w:t>
            </w:r>
            <w:r>
              <w:t>doch Probleme bei zu vielen Objekten</w:t>
            </w:r>
          </w:p>
        </w:tc>
      </w:tr>
      <w:tr w:rsidR="00E618A2" w14:paraId="2E5F9A9D" w14:textId="77777777" w:rsidTr="00DA2909">
        <w:tc>
          <w:tcPr>
            <w:tcW w:w="9287" w:type="dxa"/>
            <w:gridSpan w:val="5"/>
          </w:tcPr>
          <w:p w14:paraId="3FB8C4B8" w14:textId="77777777" w:rsidR="00E618A2" w:rsidRDefault="00E618A2" w:rsidP="00E618A2">
            <w:pPr>
              <w:jc w:val="center"/>
            </w:pPr>
            <w:r>
              <w:t>Distribution</w:t>
            </w:r>
          </w:p>
        </w:tc>
      </w:tr>
      <w:tr w:rsidR="00E618A2" w14:paraId="3288C1AE" w14:textId="77777777" w:rsidTr="00DA2909">
        <w:tc>
          <w:tcPr>
            <w:tcW w:w="3076" w:type="dxa"/>
          </w:tcPr>
          <w:p w14:paraId="24BB55B9" w14:textId="77777777" w:rsidR="00E618A2" w:rsidRDefault="00E618A2" w:rsidP="00E618A2">
            <w:r>
              <w:t>Sehr einfach: den Nutzern die URL mitteilen</w:t>
            </w:r>
          </w:p>
        </w:tc>
        <w:tc>
          <w:tcPr>
            <w:tcW w:w="3134" w:type="dxa"/>
            <w:gridSpan w:val="3"/>
          </w:tcPr>
          <w:p w14:paraId="41D46822" w14:textId="77777777" w:rsidR="00E618A2" w:rsidRDefault="00E618A2" w:rsidP="00E618A2">
            <w:r>
              <w:t>Normalerweise im jeweiligen App Store (Apple verbietet re</w:t>
            </w:r>
            <w:r>
              <w:t>i</w:t>
            </w:r>
            <w:r>
              <w:t>ne Web Apps)</w:t>
            </w:r>
          </w:p>
        </w:tc>
        <w:tc>
          <w:tcPr>
            <w:tcW w:w="3077" w:type="dxa"/>
          </w:tcPr>
          <w:p w14:paraId="0CABB699" w14:textId="77777777" w:rsidR="00E618A2" w:rsidRDefault="00E618A2" w:rsidP="007A4D01">
            <w:pPr>
              <w:keepNext/>
            </w:pPr>
            <w:r>
              <w:t>Im jeweiligen App Store</w:t>
            </w:r>
          </w:p>
        </w:tc>
      </w:tr>
    </w:tbl>
    <w:p w14:paraId="437B0F98" w14:textId="54377B52" w:rsidR="00E618A2" w:rsidRDefault="00C40ECE" w:rsidP="007A4D01">
      <w:pPr>
        <w:pStyle w:val="Beschriftung"/>
      </w:pPr>
      <w:bookmarkStart w:id="38" w:name="_Toc282437267"/>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4</w:t>
      </w:r>
      <w:r w:rsidR="00DE5DF4">
        <w:rPr>
          <w:noProof/>
        </w:rPr>
        <w:fldChar w:fldCharType="end"/>
      </w:r>
      <w:r>
        <w:t xml:space="preserve">: Evaluationsergebnisse zur Infrastruktur mobiler </w:t>
      </w:r>
      <w:r w:rsidR="008E6B14">
        <w:t>AEF</w:t>
      </w:r>
      <w:r>
        <w:t xml:space="preserve"> und Umgebungen (nach </w:t>
      </w:r>
      <w:proofErr w:type="spellStart"/>
      <w:r>
        <w:t>Heit</w:t>
      </w:r>
      <w:proofErr w:type="spellEnd"/>
      <w:r>
        <w:t xml:space="preserve"> et al. 2013)</w:t>
      </w:r>
      <w:bookmarkEnd w:id="38"/>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3134"/>
        <w:gridCol w:w="3077"/>
      </w:tblGrid>
      <w:tr w:rsidR="00E618A2" w14:paraId="48E8A5FD" w14:textId="77777777" w:rsidTr="00DA2909">
        <w:tc>
          <w:tcPr>
            <w:tcW w:w="9287" w:type="dxa"/>
            <w:gridSpan w:val="3"/>
          </w:tcPr>
          <w:p w14:paraId="63121CD3" w14:textId="77777777" w:rsidR="00E618A2" w:rsidRDefault="00E618A2" w:rsidP="00E618A2">
            <w:pPr>
              <w:jc w:val="center"/>
            </w:pPr>
            <w:r>
              <w:t>Entwicklungsumgebung</w:t>
            </w:r>
          </w:p>
        </w:tc>
      </w:tr>
      <w:tr w:rsidR="00E618A2" w14:paraId="63C21EF1" w14:textId="77777777" w:rsidTr="00DA2909">
        <w:tc>
          <w:tcPr>
            <w:tcW w:w="3076" w:type="dxa"/>
          </w:tcPr>
          <w:p w14:paraId="2034C4DC" w14:textId="77777777" w:rsidR="00E618A2" w:rsidRDefault="00E618A2" w:rsidP="00E618A2">
            <w:r>
              <w:t>Nutzung vorhandener Umg</w:t>
            </w:r>
            <w:r>
              <w:t>e</w:t>
            </w:r>
            <w:r>
              <w:t>bungen aus dem Bereich W</w:t>
            </w:r>
            <w:r>
              <w:t>e</w:t>
            </w:r>
            <w:r>
              <w:t>bentwicklung</w:t>
            </w:r>
          </w:p>
        </w:tc>
        <w:tc>
          <w:tcPr>
            <w:tcW w:w="3134" w:type="dxa"/>
          </w:tcPr>
          <w:p w14:paraId="2370FF9E" w14:textId="77777777" w:rsidR="00E618A2" w:rsidRDefault="00E618A2" w:rsidP="00E618A2">
            <w:r>
              <w:t>Ähnlich zu Web Apps, nicht jede IDE unterstützt die Ph</w:t>
            </w:r>
            <w:r>
              <w:t>o</w:t>
            </w:r>
            <w:r>
              <w:t>neGap API</w:t>
            </w:r>
          </w:p>
        </w:tc>
        <w:tc>
          <w:tcPr>
            <w:tcW w:w="3077" w:type="dxa"/>
          </w:tcPr>
          <w:p w14:paraId="410B261E" w14:textId="77777777" w:rsidR="00E618A2" w:rsidRDefault="00E618A2" w:rsidP="00E618A2">
            <w:r>
              <w:t>Eclipse basierte DIE Titan</w:t>
            </w:r>
            <w:r>
              <w:t>i</w:t>
            </w:r>
            <w:r>
              <w:t>um Studio, Autovervollstä</w:t>
            </w:r>
            <w:r>
              <w:t>n</w:t>
            </w:r>
            <w:r>
              <w:t>digung für die Titanium API, unterstützt Ausführung sowie Veröffentlichung im App Store, einfache Einrichtung</w:t>
            </w:r>
          </w:p>
        </w:tc>
      </w:tr>
      <w:tr w:rsidR="00E618A2" w14:paraId="4B467BA4" w14:textId="77777777" w:rsidTr="00DA2909">
        <w:tc>
          <w:tcPr>
            <w:tcW w:w="9287" w:type="dxa"/>
            <w:gridSpan w:val="3"/>
          </w:tcPr>
          <w:p w14:paraId="2929FFC9" w14:textId="77777777" w:rsidR="00E618A2" w:rsidRDefault="00E618A2" w:rsidP="00E618A2">
            <w:pPr>
              <w:jc w:val="center"/>
            </w:pPr>
            <w:r>
              <w:t>GUI Design</w:t>
            </w:r>
          </w:p>
        </w:tc>
      </w:tr>
      <w:tr w:rsidR="00E618A2" w14:paraId="650550C9" w14:textId="77777777" w:rsidTr="00DA2909">
        <w:tc>
          <w:tcPr>
            <w:tcW w:w="3076" w:type="dxa"/>
          </w:tcPr>
          <w:p w14:paraId="6A021034" w14:textId="77777777" w:rsidR="00E618A2" w:rsidRDefault="00E618A2" w:rsidP="00E618A2">
            <w:r>
              <w:t>Identisch zur Webentwic</w:t>
            </w:r>
            <w:r>
              <w:t>k</w:t>
            </w:r>
            <w:r>
              <w:t>lung</w:t>
            </w:r>
          </w:p>
        </w:tc>
        <w:tc>
          <w:tcPr>
            <w:tcW w:w="3134" w:type="dxa"/>
          </w:tcPr>
          <w:p w14:paraId="6C347B9F" w14:textId="77777777" w:rsidR="00E618A2" w:rsidRDefault="00E618A2" w:rsidP="00E618A2">
            <w:r>
              <w:t>Identisch zur Webentwic</w:t>
            </w:r>
            <w:r>
              <w:t>k</w:t>
            </w:r>
            <w:r>
              <w:t>lung (</w:t>
            </w:r>
            <w:proofErr w:type="spellStart"/>
            <w:r>
              <w:t>z.B</w:t>
            </w:r>
            <w:proofErr w:type="spellEnd"/>
            <w:r>
              <w:t xml:space="preserve"> Adobe Drea</w:t>
            </w:r>
            <w:r>
              <w:t>m</w:t>
            </w:r>
            <w:r>
              <w:t>weaver)</w:t>
            </w:r>
          </w:p>
        </w:tc>
        <w:tc>
          <w:tcPr>
            <w:tcW w:w="3077" w:type="dxa"/>
          </w:tcPr>
          <w:p w14:paraId="34776FB5" w14:textId="77777777" w:rsidR="00E618A2" w:rsidRDefault="00E618A2" w:rsidP="00E618A2">
            <w:r>
              <w:t>Mit JavaScript programmiert – mühsam und zeitaufwe</w:t>
            </w:r>
            <w:r>
              <w:t>n</w:t>
            </w:r>
            <w:r>
              <w:t>dig, kein Editor vorhanden</w:t>
            </w:r>
          </w:p>
        </w:tc>
      </w:tr>
      <w:tr w:rsidR="00E618A2" w14:paraId="4D591218" w14:textId="77777777" w:rsidTr="00DA2909">
        <w:tc>
          <w:tcPr>
            <w:tcW w:w="9287" w:type="dxa"/>
            <w:gridSpan w:val="3"/>
          </w:tcPr>
          <w:p w14:paraId="17F92DA7" w14:textId="77777777" w:rsidR="00E618A2" w:rsidRDefault="00E618A2" w:rsidP="00E618A2">
            <w:pPr>
              <w:jc w:val="center"/>
            </w:pPr>
            <w:r>
              <w:t>Einfachheit der Entwicklung</w:t>
            </w:r>
          </w:p>
        </w:tc>
      </w:tr>
      <w:tr w:rsidR="00E618A2" w14:paraId="2F17EB9C" w14:textId="77777777" w:rsidTr="00DA2909">
        <w:tc>
          <w:tcPr>
            <w:tcW w:w="3076" w:type="dxa"/>
          </w:tcPr>
          <w:p w14:paraId="6D1805EC" w14:textId="77777777" w:rsidR="00E618A2" w:rsidRDefault="00E618A2" w:rsidP="00E618A2">
            <w:r>
              <w:t xml:space="preserve">Viele Dokumentationen und Beispiele / </w:t>
            </w:r>
            <w:proofErr w:type="spellStart"/>
            <w:r>
              <w:t>Tutorials</w:t>
            </w:r>
            <w:proofErr w:type="spellEnd"/>
            <w:r>
              <w:t xml:space="preserve"> in HTML, CSS und Java Script , Beachtung Limits mobiler Geräte (CPU, GPU usw.)</w:t>
            </w:r>
          </w:p>
        </w:tc>
        <w:tc>
          <w:tcPr>
            <w:tcW w:w="3134" w:type="dxa"/>
          </w:tcPr>
          <w:p w14:paraId="4DA81B74" w14:textId="77777777" w:rsidR="00E618A2" w:rsidRDefault="00E618A2" w:rsidP="00E618A2">
            <w:r>
              <w:t>Gute Dokumentation, viele Beispiele, wenig Framework spezifisches Wissen</w:t>
            </w:r>
          </w:p>
        </w:tc>
        <w:tc>
          <w:tcPr>
            <w:tcW w:w="3077" w:type="dxa"/>
          </w:tcPr>
          <w:p w14:paraId="4532208F" w14:textId="77777777" w:rsidR="00E618A2" w:rsidRDefault="00E618A2" w:rsidP="00E618A2">
            <w:r>
              <w:t>Gute Dokumentation, wenig Codebeispiele, viel Fram</w:t>
            </w:r>
            <w:r>
              <w:t>e</w:t>
            </w:r>
            <w:r>
              <w:t>work spezifisches Wissen e</w:t>
            </w:r>
            <w:r>
              <w:t>r</w:t>
            </w:r>
            <w:r>
              <w:t>forderlich</w:t>
            </w:r>
          </w:p>
        </w:tc>
      </w:tr>
      <w:tr w:rsidR="00E618A2" w14:paraId="4F76C4E6" w14:textId="77777777" w:rsidTr="00DA2909">
        <w:tc>
          <w:tcPr>
            <w:tcW w:w="9287" w:type="dxa"/>
            <w:gridSpan w:val="3"/>
          </w:tcPr>
          <w:p w14:paraId="43B69B76" w14:textId="77777777" w:rsidR="00E618A2" w:rsidRDefault="00E618A2" w:rsidP="00E618A2">
            <w:pPr>
              <w:jc w:val="center"/>
            </w:pPr>
            <w:r>
              <w:t>Wartbarkeit</w:t>
            </w:r>
          </w:p>
        </w:tc>
      </w:tr>
      <w:tr w:rsidR="00E618A2" w14:paraId="1A9112DA" w14:textId="77777777" w:rsidTr="00DA2909">
        <w:tc>
          <w:tcPr>
            <w:tcW w:w="3076" w:type="dxa"/>
          </w:tcPr>
          <w:p w14:paraId="1A6C8CE4" w14:textId="77777777" w:rsidR="00E618A2" w:rsidRDefault="00E618A2" w:rsidP="00E618A2">
            <w:r>
              <w:t>Wenig Codezeilen nötig</w:t>
            </w:r>
          </w:p>
        </w:tc>
        <w:tc>
          <w:tcPr>
            <w:tcW w:w="3134" w:type="dxa"/>
          </w:tcPr>
          <w:p w14:paraId="5165B86E" w14:textId="77777777" w:rsidR="00E618A2" w:rsidRDefault="00E618A2" w:rsidP="00E618A2">
            <w:r>
              <w:t>Ähnlich Web Apps, für Hardwarezugang wird extra Code benötigt, dennoch in</w:t>
            </w:r>
            <w:r>
              <w:t>s</w:t>
            </w:r>
            <w:r>
              <w:t>gesamt sehr kurz und klar strukturiert</w:t>
            </w:r>
          </w:p>
        </w:tc>
        <w:tc>
          <w:tcPr>
            <w:tcW w:w="3077" w:type="dxa"/>
          </w:tcPr>
          <w:p w14:paraId="4661373E" w14:textId="77777777" w:rsidR="00E618A2" w:rsidRDefault="00E618A2" w:rsidP="00E618A2">
            <w:r>
              <w:t>Viele Codezeilen, jedoch sehr modular aufgebaut</w:t>
            </w:r>
          </w:p>
        </w:tc>
      </w:tr>
      <w:tr w:rsidR="00E618A2" w14:paraId="1D61C228" w14:textId="77777777" w:rsidTr="00DA2909">
        <w:tc>
          <w:tcPr>
            <w:tcW w:w="9287" w:type="dxa"/>
            <w:gridSpan w:val="3"/>
          </w:tcPr>
          <w:p w14:paraId="4A8CFA0E" w14:textId="77777777" w:rsidR="00E618A2" w:rsidRDefault="00E618A2" w:rsidP="00E618A2">
            <w:pPr>
              <w:jc w:val="center"/>
            </w:pPr>
            <w:r>
              <w:t>Skalierbarkeit</w:t>
            </w:r>
          </w:p>
        </w:tc>
      </w:tr>
      <w:tr w:rsidR="00E618A2" w14:paraId="4A424E88" w14:textId="77777777" w:rsidTr="00DA2909">
        <w:tc>
          <w:tcPr>
            <w:tcW w:w="3076" w:type="dxa"/>
          </w:tcPr>
          <w:p w14:paraId="4A622E8E" w14:textId="77777777" w:rsidR="00E618A2" w:rsidRDefault="00E618A2" w:rsidP="00E618A2">
            <w:proofErr w:type="spellStart"/>
            <w:r>
              <w:t>Modularisierbar</w:t>
            </w:r>
            <w:proofErr w:type="spellEnd"/>
            <w:r>
              <w:t>, Aufteilung in mehrere Dateien</w:t>
            </w:r>
          </w:p>
        </w:tc>
        <w:tc>
          <w:tcPr>
            <w:tcW w:w="3134" w:type="dxa"/>
          </w:tcPr>
          <w:p w14:paraId="33A0D601" w14:textId="77777777" w:rsidR="00E618A2" w:rsidRDefault="00E618A2" w:rsidP="00E618A2">
            <w:r>
              <w:t>Siehe Web Apps</w:t>
            </w:r>
          </w:p>
        </w:tc>
        <w:tc>
          <w:tcPr>
            <w:tcW w:w="3077" w:type="dxa"/>
          </w:tcPr>
          <w:p w14:paraId="3C3EA4BA" w14:textId="77777777" w:rsidR="00E618A2" w:rsidRDefault="00E618A2" w:rsidP="00E618A2">
            <w:r>
              <w:t>sehr einfache Modularisi</w:t>
            </w:r>
            <w:r>
              <w:t>e</w:t>
            </w:r>
            <w:r>
              <w:t>rung</w:t>
            </w:r>
          </w:p>
        </w:tc>
      </w:tr>
      <w:tr w:rsidR="00E618A2" w14:paraId="5B810DAC" w14:textId="77777777" w:rsidTr="00DA2909">
        <w:tc>
          <w:tcPr>
            <w:tcW w:w="9287" w:type="dxa"/>
            <w:gridSpan w:val="3"/>
          </w:tcPr>
          <w:p w14:paraId="6CCBA4E0" w14:textId="77777777" w:rsidR="00E618A2" w:rsidRDefault="00E618A2" w:rsidP="00E618A2">
            <w:pPr>
              <w:jc w:val="center"/>
            </w:pPr>
            <w:r>
              <w:t>Möglichkeiten für zukünftige Entwicklungen</w:t>
            </w:r>
          </w:p>
        </w:tc>
      </w:tr>
      <w:tr w:rsidR="00E618A2" w14:paraId="64F63551" w14:textId="77777777" w:rsidTr="00DA2909">
        <w:tc>
          <w:tcPr>
            <w:tcW w:w="3076" w:type="dxa"/>
          </w:tcPr>
          <w:p w14:paraId="00F679B2" w14:textId="77777777" w:rsidR="00E618A2" w:rsidRDefault="00E618A2" w:rsidP="00E618A2">
            <w:r>
              <w:t xml:space="preserve">Gut, einfach portierbar zur PhoneGap App, kann auch im </w:t>
            </w:r>
            <w:proofErr w:type="spellStart"/>
            <w:r>
              <w:t>WebView</w:t>
            </w:r>
            <w:proofErr w:type="spellEnd"/>
            <w:r>
              <w:t xml:space="preserve"> von Titanium Mobile angezeigt werden</w:t>
            </w:r>
          </w:p>
        </w:tc>
        <w:tc>
          <w:tcPr>
            <w:tcW w:w="3134" w:type="dxa"/>
          </w:tcPr>
          <w:p w14:paraId="0AA75EF6" w14:textId="77777777" w:rsidR="00E618A2" w:rsidRDefault="00E618A2" w:rsidP="00E618A2">
            <w:r>
              <w:t>Ohne Nutzung von plattfor</w:t>
            </w:r>
            <w:r>
              <w:t>m</w:t>
            </w:r>
            <w:r>
              <w:t>spezifischer Funktionen äh</w:t>
            </w:r>
            <w:r>
              <w:t>n</w:t>
            </w:r>
            <w:r>
              <w:t>lich Web Apps</w:t>
            </w:r>
          </w:p>
        </w:tc>
        <w:tc>
          <w:tcPr>
            <w:tcW w:w="3077" w:type="dxa"/>
          </w:tcPr>
          <w:p w14:paraId="51F2A6CF" w14:textId="77777777" w:rsidR="00E618A2" w:rsidRDefault="00E618A2" w:rsidP="00E618A2">
            <w:r>
              <w:t>Schlecht da viel Titanium spezifischer Code benutzt wird</w:t>
            </w:r>
          </w:p>
        </w:tc>
      </w:tr>
      <w:tr w:rsidR="00E618A2" w14:paraId="403790B5" w14:textId="77777777" w:rsidTr="00DA2909">
        <w:tc>
          <w:tcPr>
            <w:tcW w:w="9287" w:type="dxa"/>
            <w:gridSpan w:val="3"/>
          </w:tcPr>
          <w:p w14:paraId="54684BFA" w14:textId="77777777" w:rsidR="00E618A2" w:rsidRDefault="00E618A2" w:rsidP="00E618A2">
            <w:pPr>
              <w:jc w:val="center"/>
            </w:pPr>
            <w:r>
              <w:t>Entwicklungsdauer und Kosten</w:t>
            </w:r>
          </w:p>
        </w:tc>
      </w:tr>
      <w:tr w:rsidR="00E618A2" w14:paraId="66E95DD6" w14:textId="77777777" w:rsidTr="00DA2909">
        <w:tc>
          <w:tcPr>
            <w:tcW w:w="3076" w:type="dxa"/>
          </w:tcPr>
          <w:p w14:paraId="2EB75642" w14:textId="77777777" w:rsidR="00E618A2" w:rsidRDefault="00E618A2" w:rsidP="00E618A2">
            <w:r>
              <w:t>Web App Prototype Entwic</w:t>
            </w:r>
            <w:r>
              <w:t>k</w:t>
            </w:r>
            <w:r>
              <w:t>lung war am kürzesten, mächtige Entwicklerwer</w:t>
            </w:r>
            <w:r>
              <w:t>k</w:t>
            </w:r>
            <w:r>
              <w:t>zeuge beschleunigen und b</w:t>
            </w:r>
            <w:r>
              <w:t>e</w:t>
            </w:r>
            <w:r>
              <w:t>günstigen den Prozess</w:t>
            </w:r>
          </w:p>
        </w:tc>
        <w:tc>
          <w:tcPr>
            <w:tcW w:w="3134" w:type="dxa"/>
          </w:tcPr>
          <w:p w14:paraId="4A74E809" w14:textId="77777777" w:rsidR="00E618A2" w:rsidRDefault="00E618A2" w:rsidP="00E618A2">
            <w:r>
              <w:t>Ähnlich zu Web Apps mit z</w:t>
            </w:r>
            <w:r>
              <w:t>u</w:t>
            </w:r>
            <w:r>
              <w:t>sätzlichem Entwicklungsau</w:t>
            </w:r>
            <w:r>
              <w:t>f</w:t>
            </w:r>
            <w:r>
              <w:t>wand für plattformspezifische Funktionalitäten</w:t>
            </w:r>
          </w:p>
        </w:tc>
        <w:tc>
          <w:tcPr>
            <w:tcW w:w="3077" w:type="dxa"/>
          </w:tcPr>
          <w:p w14:paraId="01F674BE" w14:textId="77777777" w:rsidR="00E618A2" w:rsidRDefault="00E618A2" w:rsidP="00E618A2">
            <w:pPr>
              <w:keepNext/>
            </w:pPr>
            <w:r>
              <w:t>Viel spezielle Erfahrung n</w:t>
            </w:r>
            <w:r>
              <w:t>ö</w:t>
            </w:r>
            <w:r>
              <w:t>tig, verlangsamte Entwic</w:t>
            </w:r>
            <w:r>
              <w:t>k</w:t>
            </w:r>
            <w:r>
              <w:t xml:space="preserve">lung der UI aufgrund der notwenigen Ausführung im Emulator oder auf dem Gerät </w:t>
            </w:r>
          </w:p>
        </w:tc>
      </w:tr>
    </w:tbl>
    <w:p w14:paraId="21C1B928" w14:textId="53969A53" w:rsidR="00E618A2" w:rsidRDefault="00E618A2" w:rsidP="00E618A2">
      <w:pPr>
        <w:pStyle w:val="Beschriftung"/>
      </w:pPr>
      <w:bookmarkStart w:id="39" w:name="_Toc282437268"/>
      <w:r>
        <w:t xml:space="preserve">Abbildung </w:t>
      </w:r>
      <w:r>
        <w:fldChar w:fldCharType="begin"/>
      </w:r>
      <w:r>
        <w:rPr>
          <w:bCs w:val="0"/>
          <w:i w:val="0"/>
        </w:rPr>
        <w:instrText xml:space="preserve"> </w:instrText>
      </w:r>
      <w:r w:rsidR="000702A4">
        <w:rPr>
          <w:bCs w:val="0"/>
          <w:i w:val="0"/>
        </w:rPr>
        <w:instrText>SEQ</w:instrText>
      </w:r>
      <w:r>
        <w:rPr>
          <w:bCs w:val="0"/>
          <w:i w:val="0"/>
        </w:rPr>
        <w:instrText xml:space="preserve"> Abbildung \* ARABIC </w:instrText>
      </w:r>
      <w:r>
        <w:fldChar w:fldCharType="separate"/>
      </w:r>
      <w:r w:rsidR="002B777C">
        <w:rPr>
          <w:bCs w:val="0"/>
          <w:i w:val="0"/>
          <w:noProof/>
        </w:rPr>
        <w:t>5</w:t>
      </w:r>
      <w:r>
        <w:rPr>
          <w:noProof/>
        </w:rPr>
        <w:fldChar w:fldCharType="end"/>
      </w:r>
      <w:r>
        <w:t xml:space="preserve">: </w:t>
      </w:r>
      <w:r w:rsidR="00C40ECE" w:rsidRPr="00C40ECE">
        <w:t xml:space="preserve"> </w:t>
      </w:r>
      <w:r w:rsidR="00C40ECE">
        <w:t xml:space="preserve">Evaluationsergebnisse zur Entwicklung mobiler </w:t>
      </w:r>
      <w:r w:rsidR="008E6B14">
        <w:t>AEF</w:t>
      </w:r>
      <w:r w:rsidR="00C40ECE">
        <w:t xml:space="preserve"> und Umgebungen (nach </w:t>
      </w:r>
      <w:proofErr w:type="spellStart"/>
      <w:r w:rsidR="00C40ECE">
        <w:t>Heit</w:t>
      </w:r>
      <w:proofErr w:type="spellEnd"/>
      <w:r w:rsidR="00C40ECE">
        <w:t xml:space="preserve"> et al. 2013</w:t>
      </w:r>
      <w:bookmarkEnd w:id="39"/>
    </w:p>
    <w:p w14:paraId="1FE8F8EB" w14:textId="77777777" w:rsidR="00E618A2" w:rsidRDefault="00E618A2" w:rsidP="00E618A2">
      <w:pPr>
        <w:pStyle w:val="berschrift2"/>
        <w:rPr>
          <w:rStyle w:val="Link"/>
        </w:rPr>
      </w:pPr>
      <w:bookmarkStart w:id="40" w:name="_Toc282505721"/>
      <w:r>
        <w:rPr>
          <w:rStyle w:val="Link"/>
        </w:rPr>
        <w:t>Fazit</w:t>
      </w:r>
      <w:bookmarkEnd w:id="40"/>
    </w:p>
    <w:p w14:paraId="47A20A7D" w14:textId="22FEE1E1" w:rsidR="00E618A2" w:rsidRDefault="00E618A2" w:rsidP="00E618A2">
      <w:r>
        <w:t>Die Ergebnisse zeigen die Stärken und Schwächen der unterschiedlichen Frameworks und des rein webbasierten Ansatzes. Es gilt nun zu prüfen inwiefern die aktuellen Lösungen für die e</w:t>
      </w:r>
      <w:r>
        <w:t>i</w:t>
      </w:r>
      <w:r>
        <w:t>gene verwendetet werden können. Die Web App</w:t>
      </w:r>
      <w:r w:rsidR="00724CE6">
        <w:t xml:space="preserve"> ist sehr einfach umzusetzen und die mobilen Browser nutzen bereits das Anfangs erwähnte „</w:t>
      </w:r>
      <w:proofErr w:type="spellStart"/>
      <w:r w:rsidR="00724CE6">
        <w:t>caching</w:t>
      </w:r>
      <w:proofErr w:type="spellEnd"/>
      <w:r w:rsidR="00724CE6">
        <w:t>“ und „</w:t>
      </w:r>
      <w:proofErr w:type="spellStart"/>
      <w:r w:rsidR="00724CE6">
        <w:t>lazy</w:t>
      </w:r>
      <w:proofErr w:type="spellEnd"/>
      <w:r w:rsidR="00724CE6">
        <w:t xml:space="preserve"> </w:t>
      </w:r>
      <w:proofErr w:type="spellStart"/>
      <w:r w:rsidR="00724CE6">
        <w:t>loading</w:t>
      </w:r>
      <w:proofErr w:type="spellEnd"/>
      <w:r w:rsidR="00724CE6">
        <w:t>“. Dafür bietet eine Web App keinen</w:t>
      </w:r>
      <w:r>
        <w:t xml:space="preserve"> Zugriff auf Funktionen wie das Telefonbuch</w:t>
      </w:r>
      <w:r w:rsidR="00724CE6">
        <w:t xml:space="preserve">, sodass hier das Anlegen eines neuen Kontakts nicht umgesetzt werden </w:t>
      </w:r>
      <w:r w:rsidR="007A4D01">
        <w:t>kann</w:t>
      </w:r>
      <w:r>
        <w:t>. PhoneGap und Titanium Mobile hingegen bi</w:t>
      </w:r>
      <w:r>
        <w:t>e</w:t>
      </w:r>
      <w:r>
        <w:t xml:space="preserve">ten den gewünschten Zugriff auf </w:t>
      </w:r>
      <w:r w:rsidR="00724CE6">
        <w:t xml:space="preserve">solche </w:t>
      </w:r>
      <w:r>
        <w:t>Geräte / Betriebssystem Funktionalitäten. PhoneGap überzeugt gerade im Punkt Einfachheit der Entwicklung</w:t>
      </w:r>
      <w:r w:rsidR="003D266A">
        <w:t>,</w:t>
      </w:r>
      <w:r>
        <w:t xml:space="preserve"> bietet jedoch keine nativen Benu</w:t>
      </w:r>
      <w:r>
        <w:t>t</w:t>
      </w:r>
      <w:r>
        <w:t xml:space="preserve">zerschnittstellenelemente an, sodass die App wie eine Web App </w:t>
      </w:r>
      <w:r w:rsidR="006C2CCE">
        <w:t>aussieht</w:t>
      </w:r>
      <w:r>
        <w:t>.</w:t>
      </w:r>
      <w:r w:rsidR="000F5E7D">
        <w:t xml:space="preserve"> Mit Benutzerschnit</w:t>
      </w:r>
      <w:r w:rsidR="000F5E7D">
        <w:t>t</w:t>
      </w:r>
      <w:r w:rsidR="000F5E7D">
        <w:t>stelle ist im weiteren Verlauf der Arbeit immer die grafische gemeint.</w:t>
      </w:r>
      <w:r>
        <w:t xml:space="preserve"> Titanium hingegen bi</w:t>
      </w:r>
      <w:r>
        <w:t>e</w:t>
      </w:r>
      <w:r>
        <w:t>tet diese nativen Elemente an und ist in vielen</w:t>
      </w:r>
      <w:r w:rsidR="006C2CCE">
        <w:t xml:space="preserve"> anderen</w:t>
      </w:r>
      <w:r>
        <w:t xml:space="preserve"> Punkten mit Phone Gap auf einer Eb</w:t>
      </w:r>
      <w:r>
        <w:t>e</w:t>
      </w:r>
      <w:r>
        <w:t xml:space="preserve">ne. Das größte Problem bei Titanium liegt jedoch im Punkt Lizenz und Kosten. Der nicht freie Quellcode ermöglicht keine Anpassungen bzw. Optimierungen für spezielle Anforderungen oder Verwendungen. Weiterhin ist die Nutzung der vollständigen Funktionalität mit Kosten verbunden. </w:t>
      </w:r>
    </w:p>
    <w:p w14:paraId="2E794350" w14:textId="64AAD0AB" w:rsidR="00E618A2" w:rsidRPr="00952E5E" w:rsidRDefault="00E618A2" w:rsidP="00E618A2">
      <w:r>
        <w:t>Daraus ergeben sich einige Gründe für ein eigenes Framework, das eine vereinfachte Sprache nutzt und mit einem daraufhin entwickelten Interpreter arbeitet. Die Entwicklung einer eig</w:t>
      </w:r>
      <w:r>
        <w:t>e</w:t>
      </w:r>
      <w:r>
        <w:t>nen Beschreibungssprache ermöglicht eine sehr einfache und präzise auf die benötigten Fun</w:t>
      </w:r>
      <w:r>
        <w:t>k</w:t>
      </w:r>
      <w:r>
        <w:t>tionalitäten und Eigenschaften angepasste Anwendungsentwicklung. Im Kontext des Co</w:t>
      </w:r>
      <w:r>
        <w:t>m</w:t>
      </w:r>
      <w:r>
        <w:t>munityMashup und dessen Endbenutzerschnittstellen bedeutet das, dass der Schwerpunkt auf der Darstellung der Inhalte / Informationen liegt und nicht auf deren Verarbeitung oder B</w:t>
      </w:r>
      <w:r>
        <w:t>e</w:t>
      </w:r>
      <w:r>
        <w:t>rechnung. Weiterhin ist sehr wenig Funktionalität bzw. Logik erforderlich um den Endbenu</w:t>
      </w:r>
      <w:r>
        <w:t>t</w:t>
      </w:r>
      <w:r>
        <w:t>zer auch interagieren zu lassen. Dies führt zu der Idee einer eigenen, speziell angepassten B</w:t>
      </w:r>
      <w:r>
        <w:t>e</w:t>
      </w:r>
      <w:r>
        <w:t>schreibungssprache, die im nächsten Kapitel entworfen wird.</w:t>
      </w:r>
    </w:p>
    <w:p w14:paraId="7D182F19" w14:textId="77777777" w:rsidR="00E618A2" w:rsidRDefault="00E618A2" w:rsidP="00E618A2">
      <w:pPr>
        <w:pStyle w:val="berschrift1"/>
      </w:pPr>
      <w:bookmarkStart w:id="41" w:name="_Ref282103630"/>
      <w:bookmarkStart w:id="42" w:name="_Toc282505722"/>
      <w:r>
        <w:t>Beschreibungssprache</w:t>
      </w:r>
      <w:bookmarkEnd w:id="41"/>
      <w:bookmarkEnd w:id="42"/>
    </w:p>
    <w:p w14:paraId="03061413" w14:textId="28F81F9A" w:rsidR="00017EB0" w:rsidRPr="00017EB0" w:rsidRDefault="00D364FA" w:rsidP="00DA2909">
      <w:r>
        <w:t>In diesem Kapitel geht es um die Entwicklung der Anfangs erwähnten Beschreibungssprache. Dazu werden die bereits genannten Anforderungen erweitert und klarer definiert. Anschli</w:t>
      </w:r>
      <w:r>
        <w:t>e</w:t>
      </w:r>
      <w:r>
        <w:t>ßend folgt der Entwurf der Sprache. Diese wird zunächst mithilfe von UML Diagrammen dargestellt</w:t>
      </w:r>
      <w:r w:rsidR="00CC0C22">
        <w:t>, woraus anschließend die JSON Darstellung abgeleitet und präsentiert wird.</w:t>
      </w:r>
    </w:p>
    <w:p w14:paraId="23D3C686" w14:textId="77777777" w:rsidR="00E618A2" w:rsidRDefault="00E618A2" w:rsidP="00E618A2">
      <w:pPr>
        <w:pStyle w:val="berschrift2"/>
      </w:pPr>
      <w:bookmarkStart w:id="43" w:name="_Toc282505723"/>
      <w:r>
        <w:t>Anforderungen</w:t>
      </w:r>
      <w:bookmarkEnd w:id="43"/>
    </w:p>
    <w:p w14:paraId="0E73C0A6" w14:textId="238E3E35" w:rsidR="00E618A2" w:rsidRDefault="00E618A2" w:rsidP="00E618A2">
      <w:r>
        <w:t xml:space="preserve">Die Anforderungen </w:t>
      </w:r>
      <w:r w:rsidR="00A52BFD">
        <w:t xml:space="preserve">an </w:t>
      </w:r>
      <w:r>
        <w:t>die Beschreibungssprache lassen sich leicht aus Kapitel 2 und dem Ziel der Arbeit ableiten.</w:t>
      </w:r>
      <w:r w:rsidR="00A52BFD">
        <w:t xml:space="preserve"> Der</w:t>
      </w:r>
      <w:r>
        <w:t xml:space="preserve"> Schwerpunkt ist </w:t>
      </w:r>
      <w:r w:rsidR="00A52BFD">
        <w:t xml:space="preserve">hierbei </w:t>
      </w:r>
      <w:r>
        <w:t xml:space="preserve">die reine Beschreibung (Deklaration) </w:t>
      </w:r>
      <w:r w:rsidR="00A52BFD">
        <w:t xml:space="preserve">des Aufbaus </w:t>
      </w:r>
      <w:r>
        <w:t>und nicht die Definition eines bestimmten Verhaltens</w:t>
      </w:r>
      <w:r w:rsidR="00A52BFD">
        <w:t>. D</w:t>
      </w:r>
      <w:r>
        <w:t xml:space="preserve">ie Sprache </w:t>
      </w:r>
      <w:r w:rsidR="00A52BFD">
        <w:t xml:space="preserve">dient </w:t>
      </w:r>
      <w:r>
        <w:t>in erster L</w:t>
      </w:r>
      <w:r>
        <w:t>i</w:t>
      </w:r>
      <w:r>
        <w:t>nie dazu</w:t>
      </w:r>
      <w:r w:rsidR="00A52BFD">
        <w:t>,</w:t>
      </w:r>
      <w:r>
        <w:t xml:space="preserve"> bereits vorhandene Informationen darzustellen und nicht diese erst zu generieren. Eine Schwierigkeit und zugleich sehr wichtige Anforderung ist eine gemeinsame und mö</w:t>
      </w:r>
      <w:r>
        <w:t>g</w:t>
      </w:r>
      <w:r>
        <w:t>lichst generische Beschreibungsform für alle Plattformen zu finden. Dazu ist die Nutzung gemeinsamer Benutzerschnittstellen (bspw. Listen, Tabellen) von Vorteil und nicht gemei</w:t>
      </w:r>
      <w:r>
        <w:t>n</w:t>
      </w:r>
      <w:r>
        <w:t>same / sehr plattformspezifische Benutzerschnittstellen eher zu vernachlässigen. Der Sprac</w:t>
      </w:r>
      <w:r>
        <w:t>h</w:t>
      </w:r>
      <w:r>
        <w:t>umfang sollte möglichst gering und einfach sein, sodass keine Programmierkenntnisse erfo</w:t>
      </w:r>
      <w:r>
        <w:t>r</w:t>
      </w:r>
      <w:r>
        <w:t>derlich sind und somit die gesamte App Entwicklung sehr einfach gehalten wird. Um neben der reinen Darstellung von Informationen auch die Möglichkeit zu haben bestimmte vordef</w:t>
      </w:r>
      <w:r>
        <w:t>i</w:t>
      </w:r>
      <w:r>
        <w:t>nierte Aktionen / Events auszuführen sowie Informationen zu senden, müssen den einzelnen Benutzerschnittstellen Aktionen zugeordnet werden können. Die Beschreibung bzw. Zuor</w:t>
      </w:r>
      <w:r>
        <w:t>d</w:t>
      </w:r>
      <w:r>
        <w:t xml:space="preserve">nung sollte sehr generisch bzw. flexibel gestaltet sein, um den Funktionsumfang schnell und einfach erweitern zu können. Dies führt zu einer wichtigen Anforderung, der Erweiterbarkeit. Die Sprache soll auch für zukünftige Benutzerschnittstellen und benötigte Aktionen genutzt werden können, sodass eine Erweiterung um diese ohne großen Aufwand möglich sein muss. Weiterhin ist die Nutzung </w:t>
      </w:r>
      <w:r w:rsidR="00484704">
        <w:t xml:space="preserve">der Syntax einer </w:t>
      </w:r>
      <w:r>
        <w:t>bereits vorhandenen Sprache</w:t>
      </w:r>
      <w:r w:rsidR="00484704">
        <w:t xml:space="preserve"> </w:t>
      </w:r>
      <w:r>
        <w:t xml:space="preserve">sinnvoll, um die Entwicklung eines eigenen Parsers zu umgehen. Auf dieser </w:t>
      </w:r>
      <w:r w:rsidR="00484704">
        <w:t xml:space="preserve">sog. </w:t>
      </w:r>
      <w:r>
        <w:t>Grundsprache basiert dann die eigentliche Beschreibungssprache.</w:t>
      </w:r>
      <w:r w:rsidRPr="00253B23">
        <w:t xml:space="preserve"> </w:t>
      </w:r>
      <w:r>
        <w:t>Im Folgenden werden die Anforderungen noch einmal aufgelistet.</w:t>
      </w:r>
    </w:p>
    <w:p w14:paraId="09B25C1A" w14:textId="77777777" w:rsidR="00E618A2" w:rsidRDefault="00E618A2" w:rsidP="00967756">
      <w:pPr>
        <w:pStyle w:val="Listenabsatz"/>
        <w:numPr>
          <w:ilvl w:val="0"/>
          <w:numId w:val="7"/>
        </w:numPr>
      </w:pPr>
      <w:r>
        <w:t>Beschreibung von Darstellung und Funktionalität</w:t>
      </w:r>
    </w:p>
    <w:p w14:paraId="1A8402FA" w14:textId="77777777" w:rsidR="00E618A2" w:rsidRDefault="00E618A2" w:rsidP="00967756">
      <w:pPr>
        <w:pStyle w:val="Listenabsatz"/>
        <w:numPr>
          <w:ilvl w:val="0"/>
          <w:numId w:val="7"/>
        </w:numPr>
      </w:pPr>
      <w:r>
        <w:t>Nutzung gemeinsamer Benutzerschnittstellen</w:t>
      </w:r>
    </w:p>
    <w:p w14:paraId="5572E6C5" w14:textId="22F5416F" w:rsidR="00E618A2" w:rsidRDefault="00E618A2" w:rsidP="00967756">
      <w:pPr>
        <w:pStyle w:val="Listenabsatz"/>
        <w:numPr>
          <w:ilvl w:val="0"/>
          <w:numId w:val="7"/>
        </w:numPr>
      </w:pPr>
      <w:r>
        <w:t>Nutzung einer bereits vorhandenen Sprach</w:t>
      </w:r>
      <w:r w:rsidR="00484704">
        <w:t>syntax</w:t>
      </w:r>
    </w:p>
    <w:p w14:paraId="340BE504" w14:textId="56BB7D91" w:rsidR="00E618A2" w:rsidRDefault="00E618A2" w:rsidP="00967756">
      <w:pPr>
        <w:pStyle w:val="Listenabsatz"/>
        <w:numPr>
          <w:ilvl w:val="0"/>
          <w:numId w:val="7"/>
        </w:numPr>
      </w:pPr>
      <w:r>
        <w:t>Zuordnung von Aktionen zu Benutzerschnittstellenelementen</w:t>
      </w:r>
    </w:p>
    <w:p w14:paraId="475D8EF0" w14:textId="77777777" w:rsidR="00E618A2" w:rsidRDefault="00E618A2" w:rsidP="00967756">
      <w:pPr>
        <w:pStyle w:val="Listenabsatz"/>
        <w:numPr>
          <w:ilvl w:val="0"/>
          <w:numId w:val="7"/>
        </w:numPr>
      </w:pPr>
      <w:r>
        <w:t>Einfachheit der Sprache</w:t>
      </w:r>
    </w:p>
    <w:p w14:paraId="6B4167C6" w14:textId="77777777" w:rsidR="00E618A2" w:rsidRDefault="00E618A2" w:rsidP="00967756">
      <w:pPr>
        <w:pStyle w:val="Listenabsatz"/>
        <w:numPr>
          <w:ilvl w:val="0"/>
          <w:numId w:val="7"/>
        </w:numPr>
      </w:pPr>
      <w:r>
        <w:t>Erweiterbarkeit</w:t>
      </w:r>
    </w:p>
    <w:p w14:paraId="473707EC" w14:textId="77777777" w:rsidR="00E618A2" w:rsidRDefault="00E618A2" w:rsidP="00E618A2">
      <w:pPr>
        <w:spacing w:after="0" w:line="240" w:lineRule="auto"/>
        <w:jc w:val="left"/>
        <w:rPr>
          <w:rFonts w:cs="Arial"/>
          <w:b/>
          <w:bCs/>
          <w:iCs/>
          <w:sz w:val="34"/>
          <w:szCs w:val="28"/>
        </w:rPr>
      </w:pPr>
      <w:r>
        <w:br w:type="page"/>
      </w:r>
    </w:p>
    <w:p w14:paraId="2537BF47" w14:textId="77777777" w:rsidR="00E618A2" w:rsidRPr="00033114" w:rsidRDefault="00E618A2" w:rsidP="00E618A2">
      <w:pPr>
        <w:pStyle w:val="berschrift2"/>
      </w:pPr>
      <w:bookmarkStart w:id="44" w:name="_Ref281488732"/>
      <w:bookmarkStart w:id="45" w:name="_Toc282505724"/>
      <w:r>
        <w:t>Entwurf</w:t>
      </w:r>
      <w:bookmarkEnd w:id="44"/>
      <w:bookmarkEnd w:id="45"/>
    </w:p>
    <w:p w14:paraId="0977CC14" w14:textId="77777777" w:rsidR="00F044C0" w:rsidRDefault="00E618A2" w:rsidP="007A4D01">
      <w:r>
        <w:t xml:space="preserve">Unter den in 3.1 genannten Anforderungen wurde eine Beschreibungssprache entwickelt, die im Folgenden vorgestellt wird. </w:t>
      </w:r>
      <w:r w:rsidR="00646BA0">
        <w:t xml:space="preserve">JavaScript </w:t>
      </w:r>
      <w:proofErr w:type="spellStart"/>
      <w:r w:rsidR="00646BA0">
        <w:t>Object</w:t>
      </w:r>
      <w:proofErr w:type="spellEnd"/>
      <w:r w:rsidR="00646BA0">
        <w:t xml:space="preserve"> Notation </w:t>
      </w:r>
      <w:r>
        <w:t>JSON</w:t>
      </w:r>
      <w:r>
        <w:rPr>
          <w:rStyle w:val="Funotenzeichen"/>
        </w:rPr>
        <w:footnoteReference w:id="4"/>
      </w:r>
      <w:r>
        <w:t xml:space="preserve"> dient dabei als Grundlage auf der die Beschreibungssprache aufgesetzt ist. Der Vorteil sind die vorhandenen Parser bzw. Frameworks, bspw. RESTKit, auf das später</w:t>
      </w:r>
      <w:r w:rsidR="00B70576">
        <w:t xml:space="preserve"> (</w:t>
      </w:r>
      <w:r w:rsidR="00B70576">
        <w:fldChar w:fldCharType="begin"/>
      </w:r>
      <w:r w:rsidR="00B70576">
        <w:instrText xml:space="preserve"> </w:instrText>
      </w:r>
      <w:r w:rsidR="000702A4">
        <w:instrText>REF</w:instrText>
      </w:r>
      <w:r w:rsidR="00B70576">
        <w:instrText xml:space="preserve"> _Ref282171915 \h </w:instrText>
      </w:r>
      <w:r w:rsidR="00B70576">
        <w:fldChar w:fldCharType="separate"/>
      </w:r>
      <w:r w:rsidR="00B70576">
        <w:t>Architektur</w:t>
      </w:r>
      <w:r w:rsidR="00B70576">
        <w:fldChar w:fldCharType="end"/>
      </w:r>
      <w:r w:rsidR="00B70576">
        <w:t>)</w:t>
      </w:r>
      <w:r>
        <w:t xml:space="preserve"> noch genauer eingegangen wird. XML wäre hier auch eine Option, jedoch sind JSON Dateien von der Größe her deutlich kle</w:t>
      </w:r>
      <w:r>
        <w:t>i</w:t>
      </w:r>
      <w:r>
        <w:t>ner, was natürlich erheblichen Einfluss auf die</w:t>
      </w:r>
      <w:r w:rsidR="00D315C8">
        <w:t xml:space="preserve"> Übertragungszeit:</w:t>
      </w:r>
      <w:r>
        <w:t xml:space="preserve"> </w:t>
      </w:r>
      <w:r w:rsidR="00D315C8">
        <w:fldChar w:fldCharType="begin"/>
      </w:r>
      <w:r w:rsidR="00D315C8">
        <w:instrText xml:space="preserve"> </w:instrText>
      </w:r>
      <w:r w:rsidR="000702A4">
        <w:instrText>REF</w:instrText>
      </w:r>
      <w:r w:rsidR="00D315C8">
        <w:instrText xml:space="preserve"> _Ref282107728 \h </w:instrText>
      </w:r>
      <w:r w:rsidR="00D315C8">
        <w:fldChar w:fldCharType="separate"/>
      </w:r>
      <w:r w:rsidR="00D315C8">
        <w:t>Verbesserte Performanz</w:t>
      </w:r>
      <w:r w:rsidR="00D315C8">
        <w:fldChar w:fldCharType="end"/>
      </w:r>
      <w:r w:rsidR="00D315C8">
        <w:t xml:space="preserve"> </w:t>
      </w:r>
      <w:r>
        <w:t>hat. Um nun möglichst einfach Apps beschreiben zu können, werden Benutzerschnittstellen aus den bekannten Betriebssystem iOS</w:t>
      </w:r>
      <w:r w:rsidR="00696105">
        <w:t xml:space="preserve"> (Apple Inc. 2014)</w:t>
      </w:r>
      <w:r>
        <w:t xml:space="preserve">, </w:t>
      </w:r>
      <w:proofErr w:type="spellStart"/>
      <w:r>
        <w:t>Android</w:t>
      </w:r>
      <w:proofErr w:type="spellEnd"/>
      <w:r w:rsidR="00F85725">
        <w:t xml:space="preserve"> (Google</w:t>
      </w:r>
      <w:r w:rsidR="00696105">
        <w:t xml:space="preserve"> Inc.</w:t>
      </w:r>
      <w:r w:rsidR="00F85725">
        <w:t xml:space="preserve"> 2015)</w:t>
      </w:r>
      <w:r>
        <w:t xml:space="preserve"> und Windows</w:t>
      </w:r>
      <w:r w:rsidR="00F85725">
        <w:t xml:space="preserve"> </w:t>
      </w:r>
      <w:r>
        <w:t>Phone</w:t>
      </w:r>
      <w:r w:rsidR="00F85725">
        <w:t xml:space="preserve"> (Microsoft Corporation 2015)</w:t>
      </w:r>
      <w:r>
        <w:t xml:space="preserve"> verwendet. </w:t>
      </w:r>
      <w:commentRangeStart w:id="46"/>
      <w:r>
        <w:t>Dazu gehören Reiter (Tabs),  A</w:t>
      </w:r>
      <w:r>
        <w:t>n</w:t>
      </w:r>
      <w:r>
        <w:t>sichten (Views), Tabellen mit Zellen und Schaltflächen (Buttons)</w:t>
      </w:r>
      <w:commentRangeEnd w:id="46"/>
      <w:r w:rsidR="004438DB">
        <w:rPr>
          <w:rStyle w:val="Kommentarzeichen"/>
        </w:rPr>
        <w:commentReference w:id="46"/>
      </w:r>
      <w:r>
        <w:t>. Im Folgenden werden die englischen Bezeichner für die Schnittstellen verwendet</w:t>
      </w:r>
      <w:r w:rsidR="002F57FC">
        <w:t>.</w:t>
      </w:r>
      <w:r>
        <w:t xml:space="preserve"> Die Muc2014</w:t>
      </w:r>
      <w:r w:rsidR="008F6346">
        <w:t xml:space="preserve"> (</w:t>
      </w:r>
      <w:proofErr w:type="spellStart"/>
      <w:r w:rsidR="008F6346">
        <w:t>Hoferick</w:t>
      </w:r>
      <w:proofErr w:type="spellEnd"/>
      <w:r w:rsidR="008F6346">
        <w:t xml:space="preserve"> 2014)</w:t>
      </w:r>
      <w:r>
        <w:t xml:space="preserve"> diente als Vorbild bei der Auswahl der </w:t>
      </w:r>
      <w:r w:rsidR="002F57FC">
        <w:t>Benutzer-</w:t>
      </w:r>
      <w:r>
        <w:t xml:space="preserve">Schnittstellen.  Die Nutzung dieser Schnittstellen erkennt man auch an einigen bekannten Apps wie </w:t>
      </w:r>
      <w:proofErr w:type="spellStart"/>
      <w:r>
        <w:t>WhatsApp</w:t>
      </w:r>
      <w:proofErr w:type="spellEnd"/>
      <w:r>
        <w:rPr>
          <w:rStyle w:val="Funotenzeichen"/>
        </w:rPr>
        <w:footnoteReference w:id="5"/>
      </w:r>
      <w:r>
        <w:t>, Facebook App</w:t>
      </w:r>
      <w:r>
        <w:rPr>
          <w:rStyle w:val="Funotenzeichen"/>
        </w:rPr>
        <w:footnoteReference w:id="6"/>
      </w:r>
      <w:r>
        <w:t>, Telefonbuch App</w:t>
      </w:r>
      <w:r>
        <w:rPr>
          <w:rStyle w:val="Funotenzeichen"/>
        </w:rPr>
        <w:footnoteReference w:id="7"/>
      </w:r>
      <w:r>
        <w:t>(iOS) sowie die Einstellungen App</w:t>
      </w:r>
      <w:r w:rsidR="00C133BA">
        <w:t>.</w:t>
      </w:r>
      <w:r>
        <w:t>.</w:t>
      </w:r>
      <w:r w:rsidR="00C84ADD">
        <w:t xml:space="preserve"> Die folgende Abbildung zeigt</w:t>
      </w:r>
      <w:r w:rsidR="00C133BA">
        <w:t xml:space="preserve"> als Beispiel</w:t>
      </w:r>
      <w:r w:rsidR="00C84ADD">
        <w:t xml:space="preserve"> </w:t>
      </w:r>
      <w:r w:rsidR="00C133BA">
        <w:t>die</w:t>
      </w:r>
      <w:r w:rsidR="00C84ADD">
        <w:t xml:space="preserve"> Ei</w:t>
      </w:r>
      <w:r w:rsidR="00C84ADD">
        <w:t>n</w:t>
      </w:r>
      <w:r w:rsidR="00C84ADD">
        <w:t>stellungen App der drei Plattfo</w:t>
      </w:r>
      <w:r w:rsidR="00C133BA">
        <w:t xml:space="preserve">rmen iOS, Windows Phone und </w:t>
      </w:r>
      <w:proofErr w:type="spellStart"/>
      <w:r w:rsidR="00C133BA">
        <w:t>And</w:t>
      </w:r>
      <w:r w:rsidR="00C84ADD">
        <w:t>r</w:t>
      </w:r>
      <w:r w:rsidR="00C133BA">
        <w:t>o</w:t>
      </w:r>
      <w:r w:rsidR="00C84ADD">
        <w:t>id</w:t>
      </w:r>
      <w:proofErr w:type="spellEnd"/>
      <w:r w:rsidR="00C133BA">
        <w:t xml:space="preserve"> um die Nutzung von Listen zu verdeutlichen</w:t>
      </w:r>
      <w:r w:rsidR="00C84ADD">
        <w:t>.</w:t>
      </w:r>
      <w:r w:rsidR="00C133BA">
        <w:t xml:space="preserve"> Die Tabs sind bei dieser Abbildung nur beim</w:t>
      </w:r>
      <w:r w:rsidR="00F044C0">
        <w:t xml:space="preserve"> </w:t>
      </w:r>
      <w:proofErr w:type="spellStart"/>
      <w:r w:rsidR="00F044C0">
        <w:t>WindowsPhone</w:t>
      </w:r>
      <w:proofErr w:type="spellEnd"/>
      <w:r w:rsidR="00F044C0">
        <w:t xml:space="preserve"> sichtbar </w:t>
      </w:r>
    </w:p>
    <w:p w14:paraId="1AC73562" w14:textId="53DCDC01" w:rsidR="00C133BA" w:rsidRDefault="00C84ADD" w:rsidP="007A4D01">
      <w:commentRangeStart w:id="47"/>
      <w:r>
        <w:rPr>
          <w:noProof/>
        </w:rPr>
        <w:drawing>
          <wp:inline distT="0" distB="0" distL="0" distR="0" wp14:anchorId="53C44E7B" wp14:editId="21DF4B61">
            <wp:extent cx="4831074" cy="2739934"/>
            <wp:effectExtent l="0" t="0" r="0" b="381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AppCrossPlattform.eps"/>
                    <pic:cNvPicPr/>
                  </pic:nvPicPr>
                  <pic:blipFill>
                    <a:blip r:embed="rId15">
                      <a:extLst>
                        <a:ext uri="{28A0092B-C50C-407E-A947-70E740481C1C}">
                          <a14:useLocalDpi xmlns:a14="http://schemas.microsoft.com/office/drawing/2010/main" val="0"/>
                        </a:ext>
                      </a:extLst>
                    </a:blip>
                    <a:stretch>
                      <a:fillRect/>
                    </a:stretch>
                  </pic:blipFill>
                  <pic:spPr>
                    <a:xfrm>
                      <a:off x="0" y="0"/>
                      <a:ext cx="4839143" cy="2744510"/>
                    </a:xfrm>
                    <a:prstGeom prst="rect">
                      <a:avLst/>
                    </a:prstGeom>
                  </pic:spPr>
                </pic:pic>
              </a:graphicData>
            </a:graphic>
          </wp:inline>
        </w:drawing>
      </w:r>
      <w:commentRangeEnd w:id="47"/>
      <w:r w:rsidR="00F044C0">
        <w:rPr>
          <w:rStyle w:val="Kommentarzeichen"/>
        </w:rPr>
        <w:commentReference w:id="47"/>
      </w:r>
    </w:p>
    <w:p w14:paraId="4F6B64BC" w14:textId="4A616C21" w:rsidR="00C84ADD" w:rsidRDefault="00C133BA" w:rsidP="007A4D01">
      <w:pPr>
        <w:pStyle w:val="Beschriftung"/>
        <w:jc w:val="both"/>
      </w:pPr>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6</w:t>
      </w:r>
      <w:r w:rsidR="00DE5DF4">
        <w:rPr>
          <w:noProof/>
        </w:rPr>
        <w:fldChar w:fldCharType="end"/>
      </w:r>
      <w:r>
        <w:t xml:space="preserve">: Einstellungen App iOS, </w:t>
      </w:r>
      <w:proofErr w:type="spellStart"/>
      <w:r>
        <w:t>WindowsPhone</w:t>
      </w:r>
      <w:proofErr w:type="spellEnd"/>
      <w:r>
        <w:t xml:space="preserve">, </w:t>
      </w:r>
      <w:proofErr w:type="spellStart"/>
      <w:r>
        <w:t>Android</w:t>
      </w:r>
      <w:proofErr w:type="spellEnd"/>
      <w:r w:rsidR="00F044C0">
        <w:t xml:space="preserve">  </w:t>
      </w:r>
      <w:r w:rsidR="00F044C0">
        <w:rPr>
          <w:rStyle w:val="Funotenzeichen"/>
        </w:rPr>
        <w:footnoteReference w:id="8"/>
      </w:r>
    </w:p>
    <w:p w14:paraId="5252178C" w14:textId="77777777" w:rsidR="00E618A2" w:rsidRDefault="00E618A2" w:rsidP="00E618A2">
      <w:pPr>
        <w:keepNext/>
      </w:pPr>
      <w:r>
        <w:rPr>
          <w:noProof/>
        </w:rPr>
        <w:drawing>
          <wp:inline distT="0" distB="0" distL="0" distR="0" wp14:anchorId="254617BA" wp14:editId="7DB06F8B">
            <wp:extent cx="4574449" cy="478027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1.jpg"/>
                    <pic:cNvPicPr/>
                  </pic:nvPicPr>
                  <pic:blipFill>
                    <a:blip r:embed="rId16">
                      <a:extLst>
                        <a:ext uri="{28A0092B-C50C-407E-A947-70E740481C1C}">
                          <a14:useLocalDpi xmlns:a14="http://schemas.microsoft.com/office/drawing/2010/main" val="0"/>
                        </a:ext>
                      </a:extLst>
                    </a:blip>
                    <a:stretch>
                      <a:fillRect/>
                    </a:stretch>
                  </pic:blipFill>
                  <pic:spPr>
                    <a:xfrm>
                      <a:off x="0" y="0"/>
                      <a:ext cx="4575669" cy="4781550"/>
                    </a:xfrm>
                    <a:prstGeom prst="rect">
                      <a:avLst/>
                    </a:prstGeom>
                  </pic:spPr>
                </pic:pic>
              </a:graphicData>
            </a:graphic>
          </wp:inline>
        </w:drawing>
      </w:r>
    </w:p>
    <w:p w14:paraId="325E497A" w14:textId="1349BD1D" w:rsidR="00E618A2" w:rsidRDefault="00E618A2" w:rsidP="00E618A2">
      <w:pPr>
        <w:pStyle w:val="Beschriftung"/>
        <w:jc w:val="both"/>
      </w:pPr>
      <w:bookmarkStart w:id="49" w:name="_Toc282437269"/>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7</w:t>
      </w:r>
      <w:r>
        <w:rPr>
          <w:noProof/>
        </w:rPr>
        <w:fldChar w:fldCharType="end"/>
      </w:r>
      <w:r>
        <w:t xml:space="preserve">: Entwurf Beschreibungssprache </w:t>
      </w:r>
      <w:bookmarkEnd w:id="49"/>
    </w:p>
    <w:p w14:paraId="61110424" w14:textId="6085F025" w:rsidR="009C423E" w:rsidRDefault="00D315C8" w:rsidP="00E618A2">
      <w:r>
        <w:t>Die Beschreibung der App beginnt mit einer Kollektion an Tabs. Dies ist heutzutage eine gä</w:t>
      </w:r>
      <w:r>
        <w:t>n</w:t>
      </w:r>
      <w:r>
        <w:t>gige Methode um Inhalte in bestimmte Kategorien / Reiter zu kapseln. Jeder Tab besitzt eine sog. Hauptview (oder auch Startview), die als erste dargestellt wird und wiederum, über A</w:t>
      </w:r>
      <w:r>
        <w:t>c</w:t>
      </w:r>
      <w:r>
        <w:t>tions, auf andere Views verweisen kann. Die Views sind eigentlich Tabellen die aus beliebig vielen Sektionen (Sections) mit Zellen (Cells) bestehen. Diesen Cells können Buttons oder d</w:t>
      </w:r>
      <w:r>
        <w:t>i</w:t>
      </w:r>
      <w:r>
        <w:t xml:space="preserve">rekt Actions zugeordnet werden. </w:t>
      </w:r>
      <w:r w:rsidR="00E618A2">
        <w:t xml:space="preserve">Der grobe </w:t>
      </w:r>
      <w:commentRangeStart w:id="50"/>
      <w:r w:rsidR="00E618A2">
        <w:t xml:space="preserve">Entwurf für die Sprache steht </w:t>
      </w:r>
      <w:r w:rsidR="00BF4EE9">
        <w:t xml:space="preserve">fest und muss nun verfeinert </w:t>
      </w:r>
      <w:r w:rsidR="00345736">
        <w:t>werden um deutlich vielfältiger und präziser</w:t>
      </w:r>
      <w:r w:rsidR="00BF4EE9">
        <w:t xml:space="preserve"> Anwendungen beschreiben zu können. </w:t>
      </w:r>
    </w:p>
    <w:p w14:paraId="57DC6311" w14:textId="64D8B16B" w:rsidR="00BF4EE9" w:rsidRDefault="00BF4EE9" w:rsidP="00E618A2">
      <w:r>
        <w:t xml:space="preserve">Bei dem </w:t>
      </w:r>
      <w:r w:rsidR="00DC4D8B">
        <w:t>Feinen</w:t>
      </w:r>
      <w:r>
        <w:t>twurf wird sich neben dem Ziel der Arbeit und der MuC2014 noch an den Apple iOS Human Interface Guidelines (Apple Inc. 2014) und Erfahrungen aus der App En</w:t>
      </w:r>
      <w:r>
        <w:t>t</w:t>
      </w:r>
      <w:r>
        <w:t>wicklung orientiert.</w:t>
      </w:r>
      <w:r w:rsidR="00DC4D8B">
        <w:t xml:space="preserve"> Die Guidelines anderer Plattformen werden nicht miteinbezogen. Das b</w:t>
      </w:r>
      <w:r w:rsidR="00DC4D8B">
        <w:t>e</w:t>
      </w:r>
      <w:r w:rsidR="00DC4D8B">
        <w:t xml:space="preserve">deutet jedoch nicht, dass damit die Sprache nicht plattformübergreifend wäre. </w:t>
      </w:r>
      <w:r w:rsidR="00345736">
        <w:t>Es gilt im Ei</w:t>
      </w:r>
      <w:r w:rsidR="00345736">
        <w:t>n</w:t>
      </w:r>
      <w:r w:rsidR="00345736">
        <w:t>zelfall zu prüfen</w:t>
      </w:r>
      <w:r w:rsidR="00DC4D8B">
        <w:t xml:space="preserve"> welche weiteren Attributen </w:t>
      </w:r>
      <w:r w:rsidR="00345736">
        <w:t>andere</w:t>
      </w:r>
      <w:r w:rsidR="00DC4D8B">
        <w:t xml:space="preserve"> Plattformen benötigen </w:t>
      </w:r>
      <w:r w:rsidR="00345736">
        <w:t>oder wünschen</w:t>
      </w:r>
      <w:r w:rsidR="00345736">
        <w:t>s</w:t>
      </w:r>
      <w:r w:rsidR="00345736">
        <w:t>wert wären</w:t>
      </w:r>
      <w:r w:rsidR="00DC4D8B">
        <w:t xml:space="preserve"> um eine detailliertere Beschreibung zu ermöglichen. Der Feinentwurf </w:t>
      </w:r>
      <w:r w:rsidR="00345736">
        <w:t xml:space="preserve">beinhaltet ebenfalls nicht alle Attribute für iOS um die angebotenen Möglichkeiten der Darstellung von Benutzerschnittstellen abzudecken. Das ist auch nicht Ziel des ersten Entwurfs der Sprache. </w:t>
      </w:r>
    </w:p>
    <w:p w14:paraId="27C69209" w14:textId="6EB639E8" w:rsidR="00754F14" w:rsidRDefault="00E618A2" w:rsidP="00E618A2">
      <w:r>
        <w:t xml:space="preserve">Ein Tab </w:t>
      </w:r>
      <w:r w:rsidR="00BF4EE9">
        <w:t xml:space="preserve">hat </w:t>
      </w:r>
      <w:r>
        <w:t>einen Titel und den Namen (</w:t>
      </w:r>
      <w:proofErr w:type="spellStart"/>
      <w:r>
        <w:t>viewPath</w:t>
      </w:r>
      <w:proofErr w:type="spellEnd"/>
      <w:r>
        <w:t xml:space="preserve">) seines </w:t>
      </w:r>
      <w:proofErr w:type="spellStart"/>
      <w:r>
        <w:t>Hauptviews</w:t>
      </w:r>
      <w:proofErr w:type="spellEnd"/>
      <w:r>
        <w:t>.</w:t>
      </w:r>
      <w:r w:rsidR="001A76E4">
        <w:t xml:space="preserve"> Der </w:t>
      </w:r>
      <w:proofErr w:type="spellStart"/>
      <w:r w:rsidR="001A76E4">
        <w:t>viewPath</w:t>
      </w:r>
      <w:proofErr w:type="spellEnd"/>
      <w:r w:rsidR="001A76E4">
        <w:t xml:space="preserve"> kann bspw. auch eine URL sein, </w:t>
      </w:r>
      <w:r w:rsidR="00DE5DF4">
        <w:t>von wo aus</w:t>
      </w:r>
      <w:r w:rsidR="001A76E4">
        <w:t xml:space="preserve"> die Beschreibung für den Hauptview heruntergeladen werden kann.</w:t>
      </w:r>
      <w:r w:rsidR="009D6B33">
        <w:t xml:space="preserve"> Weiterhin kommt kann hier über das Attribut </w:t>
      </w:r>
      <w:proofErr w:type="spellStart"/>
      <w:r w:rsidR="009D6B33">
        <w:t>autoLoadView</w:t>
      </w:r>
      <w:proofErr w:type="spellEnd"/>
      <w:r w:rsidR="009D6B33">
        <w:t xml:space="preserve"> angegeben werden, ob der Inhalt des Views automatisch bei Darstellung geladen wird oder der Ladezeitpunkt durch bspw. dem Benutzer manuell festgelegt wird.</w:t>
      </w:r>
      <w:r w:rsidR="001A76E4">
        <w:t xml:space="preserve"> </w:t>
      </w:r>
      <w:r w:rsidR="00222B2B">
        <w:t xml:space="preserve">In Hinblick auf die Entwicklung der </w:t>
      </w:r>
      <w:r w:rsidR="00222B2B">
        <w:fldChar w:fldCharType="begin"/>
      </w:r>
      <w:r w:rsidR="00222B2B">
        <w:instrText xml:space="preserve"> </w:instrText>
      </w:r>
      <w:r w:rsidR="000702A4">
        <w:instrText>REF</w:instrText>
      </w:r>
      <w:r w:rsidR="00222B2B">
        <w:instrText xml:space="preserve"> _Ref282108041 \h </w:instrText>
      </w:r>
      <w:r w:rsidR="00222B2B">
        <w:fldChar w:fldCharType="separate"/>
      </w:r>
      <w:r w:rsidR="00222B2B">
        <w:t>Be</w:t>
      </w:r>
      <w:r w:rsidR="00222B2B">
        <w:t>i</w:t>
      </w:r>
      <w:r w:rsidR="00222B2B">
        <w:t xml:space="preserve">spiel </w:t>
      </w:r>
      <w:proofErr w:type="spellStart"/>
      <w:r w:rsidR="00222B2B">
        <w:t>iOSTemplateLanguage</w:t>
      </w:r>
      <w:proofErr w:type="spellEnd"/>
      <w:r w:rsidR="00222B2B">
        <w:t xml:space="preserve"> Applikation</w:t>
      </w:r>
      <w:r w:rsidR="00222B2B">
        <w:fldChar w:fldCharType="end"/>
      </w:r>
      <w:r w:rsidR="00222B2B">
        <w:t xml:space="preserve"> </w:t>
      </w:r>
      <w:r>
        <w:t>können noch Icons für den selektierten und nicht s</w:t>
      </w:r>
      <w:r>
        <w:t>e</w:t>
      </w:r>
      <w:r>
        <w:t xml:space="preserve">lektierten Zustand des Tabs angegeben werden. Ein View hat einen Identifier, der dem eben genannten </w:t>
      </w:r>
      <w:proofErr w:type="spellStart"/>
      <w:r>
        <w:t>viewPath</w:t>
      </w:r>
      <w:proofErr w:type="spellEnd"/>
      <w:r>
        <w:t xml:space="preserve"> entspricht, um ihn eindeutig zu identifizieren und Verweise darauf zu e</w:t>
      </w:r>
      <w:r>
        <w:t>r</w:t>
      </w:r>
      <w:r>
        <w:t xml:space="preserve">möglichen. Weiterhin kommt ein optionaler Titel hinzu. Eine </w:t>
      </w:r>
      <w:proofErr w:type="spellStart"/>
      <w:r>
        <w:t>Section</w:t>
      </w:r>
      <w:proofErr w:type="spellEnd"/>
      <w:r>
        <w:t xml:space="preserve"> hat einen optionalen T</w:t>
      </w:r>
      <w:r>
        <w:t>i</w:t>
      </w:r>
      <w:r>
        <w:t xml:space="preserve">tel und hält sonst nur noch eine geordnete Kollektion ihrer Cells. Eine </w:t>
      </w:r>
      <w:proofErr w:type="spellStart"/>
      <w:r>
        <w:t>Cell</w:t>
      </w:r>
      <w:proofErr w:type="spellEnd"/>
      <w:r>
        <w:t xml:space="preserve"> besitzt das Attribut type, womit der genaue Zelltyp angeben werden muss. Je nach Zelltyp kommen noch weitere Attribute hinzu. Weiterhin ist hier bereits das Attribut </w:t>
      </w:r>
      <w:proofErr w:type="spellStart"/>
      <w:r w:rsidRPr="00DA2909">
        <w:rPr>
          <w:i/>
        </w:rPr>
        <w:t>styleClass</w:t>
      </w:r>
      <w:proofErr w:type="spellEnd"/>
      <w:r>
        <w:t xml:space="preserve"> vorhanden, womit der </w:t>
      </w:r>
      <w:proofErr w:type="spellStart"/>
      <w:r>
        <w:t>Cell</w:t>
      </w:r>
      <w:proofErr w:type="spellEnd"/>
      <w:r>
        <w:t xml:space="preserve"> ein individuell vordefiniertes Aussehen gegeben werden kann. </w:t>
      </w:r>
      <w:r w:rsidR="00AE2D5F">
        <w:t>Bei allen anderen darzustelle</w:t>
      </w:r>
      <w:r w:rsidR="00AE2D5F">
        <w:t>n</w:t>
      </w:r>
      <w:r w:rsidR="00AE2D5F">
        <w:t>den Sprachelementen wurde dies der Einfachheit halber weggelassen.</w:t>
      </w:r>
    </w:p>
    <w:p w14:paraId="4B36A719" w14:textId="0AB53C0F" w:rsidR="00754F14" w:rsidRDefault="00754F14" w:rsidP="00DA2909">
      <w:pPr>
        <w:pStyle w:val="berschrift4"/>
      </w:pPr>
      <w:proofErr w:type="spellStart"/>
      <w:r>
        <w:t>Cell</w:t>
      </w:r>
      <w:proofErr w:type="spellEnd"/>
      <w:r>
        <w:t xml:space="preserve"> Typen</w:t>
      </w:r>
    </w:p>
    <w:p w14:paraId="66358B36" w14:textId="07DD2DE7" w:rsidR="00E618A2" w:rsidRDefault="00E618A2" w:rsidP="00E618A2">
      <w:r>
        <w:t xml:space="preserve">In diesem Entwurf wurden bereits drei unterschiedliche </w:t>
      </w:r>
      <w:proofErr w:type="spellStart"/>
      <w:r>
        <w:t>Cell</w:t>
      </w:r>
      <w:proofErr w:type="spellEnd"/>
      <w:r>
        <w:t xml:space="preserve"> Typen mitentworfen:</w:t>
      </w:r>
      <w:commentRangeEnd w:id="50"/>
      <w:r w:rsidR="00AE2EE2">
        <w:rPr>
          <w:rStyle w:val="Kommentarzeichen"/>
        </w:rPr>
        <w:commentReference w:id="50"/>
      </w:r>
    </w:p>
    <w:p w14:paraId="2F2A71CE" w14:textId="4C6802FD" w:rsidR="00E618A2" w:rsidRDefault="00E618A2" w:rsidP="00967756">
      <w:pPr>
        <w:pStyle w:val="Listenabsatz"/>
        <w:numPr>
          <w:ilvl w:val="0"/>
          <w:numId w:val="8"/>
        </w:numPr>
      </w:pPr>
      <w:proofErr w:type="spellStart"/>
      <w:r w:rsidRPr="00DA2909">
        <w:rPr>
          <w:i/>
        </w:rPr>
        <w:t>CellPrototype</w:t>
      </w:r>
      <w:proofErr w:type="spellEnd"/>
      <w:r>
        <w:t xml:space="preserve"> – Standard Zelle mit Titel, Text und evtl. einem Bild</w:t>
      </w:r>
      <w:r w:rsidR="00345736">
        <w:t xml:space="preserve"> (</w:t>
      </w:r>
      <w:r w:rsidR="00345736">
        <w:fldChar w:fldCharType="begin"/>
      </w:r>
      <w:r w:rsidR="00345736">
        <w:instrText xml:space="preserve"> </w:instrText>
      </w:r>
      <w:r w:rsidR="000702A4">
        <w:instrText>REF</w:instrText>
      </w:r>
      <w:r w:rsidR="00345736">
        <w:instrText xml:space="preserve"> _Ref282443252 \h </w:instrText>
      </w:r>
      <w:r w:rsidR="00345736">
        <w:fldChar w:fldCharType="separate"/>
      </w:r>
      <w:r w:rsidR="00345736">
        <w:t xml:space="preserve">Abbildung </w:t>
      </w:r>
      <w:r w:rsidR="00345736">
        <w:rPr>
          <w:noProof/>
        </w:rPr>
        <w:t>16</w:t>
      </w:r>
      <w:r w:rsidR="00345736">
        <w:t xml:space="preserve">: </w:t>
      </w:r>
      <w:proofErr w:type="spellStart"/>
      <w:r w:rsidR="00345736">
        <w:t>UITableView</w:t>
      </w:r>
      <w:proofErr w:type="spellEnd"/>
      <w:r w:rsidR="00345736">
        <w:t xml:space="preserve"> mit 2 </w:t>
      </w:r>
      <w:proofErr w:type="spellStart"/>
      <w:r w:rsidR="00345736">
        <w:t>UITableViewCells</w:t>
      </w:r>
      <w:proofErr w:type="spellEnd"/>
      <w:r w:rsidR="00345736">
        <w:fldChar w:fldCharType="end"/>
      </w:r>
      <w:r w:rsidR="00345736">
        <w:t>)</w:t>
      </w:r>
    </w:p>
    <w:p w14:paraId="0A5CC7DA" w14:textId="63D70F04" w:rsidR="00E618A2" w:rsidRDefault="00E618A2" w:rsidP="00967756">
      <w:pPr>
        <w:pStyle w:val="Listenabsatz"/>
        <w:numPr>
          <w:ilvl w:val="0"/>
          <w:numId w:val="8"/>
        </w:numPr>
      </w:pPr>
      <w:proofErr w:type="spellStart"/>
      <w:r w:rsidRPr="00DA2909">
        <w:rPr>
          <w:i/>
        </w:rPr>
        <w:t>CellImage</w:t>
      </w:r>
      <w:proofErr w:type="spellEnd"/>
      <w:r>
        <w:t xml:space="preserve"> – Stellt ein Bild zentriert in der Zelle dar </w:t>
      </w:r>
      <w:r w:rsidR="00345736">
        <w:t>(</w:t>
      </w:r>
      <w:r w:rsidR="00345736">
        <w:fldChar w:fldCharType="begin"/>
      </w:r>
      <w:r w:rsidR="00345736">
        <w:instrText xml:space="preserve"> </w:instrText>
      </w:r>
      <w:r w:rsidR="000702A4">
        <w:instrText>REF</w:instrText>
      </w:r>
      <w:r w:rsidR="00345736">
        <w:instrText xml:space="preserve"> _Ref282443303 \h </w:instrText>
      </w:r>
      <w:r w:rsidR="00345736">
        <w:fldChar w:fldCharType="separate"/>
      </w:r>
      <w:r w:rsidR="00345736">
        <w:t xml:space="preserve">Abbildung </w:t>
      </w:r>
      <w:r w:rsidR="00345736">
        <w:rPr>
          <w:noProof/>
        </w:rPr>
        <w:t>17</w:t>
      </w:r>
      <w:r w:rsidR="00345736">
        <w:t xml:space="preserve">: Beispiel </w:t>
      </w:r>
      <w:proofErr w:type="spellStart"/>
      <w:r w:rsidR="00345736">
        <w:t>UIImageCell</w:t>
      </w:r>
      <w:proofErr w:type="spellEnd"/>
      <w:r w:rsidR="00345736">
        <w:fldChar w:fldCharType="end"/>
      </w:r>
      <w:r w:rsidR="00345736">
        <w:t>)</w:t>
      </w:r>
    </w:p>
    <w:p w14:paraId="246BABC5" w14:textId="4D478B63" w:rsidR="00E618A2" w:rsidRDefault="00E618A2" w:rsidP="00967756">
      <w:pPr>
        <w:pStyle w:val="Listenabsatz"/>
        <w:numPr>
          <w:ilvl w:val="0"/>
          <w:numId w:val="8"/>
        </w:numPr>
      </w:pPr>
      <w:proofErr w:type="spellStart"/>
      <w:r w:rsidRPr="00DA2909">
        <w:rPr>
          <w:i/>
        </w:rPr>
        <w:t>CellTextField</w:t>
      </w:r>
      <w:proofErr w:type="spellEnd"/>
      <w:r>
        <w:t xml:space="preserve"> – Hält ein Textfeld in dem Text eingeben werden kann, sowie einen Bu</w:t>
      </w:r>
      <w:r>
        <w:t>t</w:t>
      </w:r>
      <w:r>
        <w:t>ton</w:t>
      </w:r>
      <w:r w:rsidR="00754F14">
        <w:t xml:space="preserve"> dessen Action den Text als Parameter erhält. Eine sinnvolle Action wäre </w:t>
      </w:r>
      <w:proofErr w:type="spellStart"/>
      <w:r w:rsidR="00754F14" w:rsidRPr="00DA2909">
        <w:rPr>
          <w:i/>
        </w:rPr>
        <w:t>Actio</w:t>
      </w:r>
      <w:r w:rsidR="00754F14" w:rsidRPr="00DA2909">
        <w:rPr>
          <w:i/>
        </w:rPr>
        <w:t>n</w:t>
      </w:r>
      <w:r w:rsidR="008556B0" w:rsidRPr="00DA2909">
        <w:rPr>
          <w:i/>
        </w:rPr>
        <w:t>PostTextWithURL</w:t>
      </w:r>
      <w:proofErr w:type="spellEnd"/>
      <w:r w:rsidR="008556B0">
        <w:t>, welche im nächsten Abschnitt vorgestellt wird.</w:t>
      </w:r>
      <w:r w:rsidR="00345736">
        <w:t xml:space="preserve"> (</w:t>
      </w:r>
      <w:r w:rsidR="00345736">
        <w:fldChar w:fldCharType="begin"/>
      </w:r>
      <w:r w:rsidR="00345736">
        <w:instrText xml:space="preserve"> </w:instrText>
      </w:r>
      <w:r w:rsidR="000702A4">
        <w:instrText>REF</w:instrText>
      </w:r>
      <w:r w:rsidR="00345736">
        <w:instrText xml:space="preserve"> _Ref282443319 \h </w:instrText>
      </w:r>
      <w:r w:rsidR="00345736">
        <w:fldChar w:fldCharType="separate"/>
      </w:r>
      <w:r w:rsidR="00345736">
        <w:t xml:space="preserve">Abbildung </w:t>
      </w:r>
      <w:r w:rsidR="00345736">
        <w:rPr>
          <w:noProof/>
        </w:rPr>
        <w:t>18</w:t>
      </w:r>
      <w:r w:rsidR="00345736">
        <w:t xml:space="preserve">: Beispiel </w:t>
      </w:r>
      <w:proofErr w:type="spellStart"/>
      <w:r w:rsidR="00345736">
        <w:t>UITextFieldCell</w:t>
      </w:r>
      <w:proofErr w:type="spellEnd"/>
      <w:r w:rsidR="00345736">
        <w:fldChar w:fldCharType="end"/>
      </w:r>
      <w:r w:rsidR="00345736">
        <w:t>)</w:t>
      </w:r>
    </w:p>
    <w:p w14:paraId="65CDB3FC" w14:textId="2356A6D7" w:rsidR="00754F14" w:rsidRPr="008556B0" w:rsidRDefault="00754F14" w:rsidP="00DA2909">
      <w:pPr>
        <w:pStyle w:val="berschrift4"/>
      </w:pPr>
      <w:r w:rsidRPr="008556B0">
        <w:t>Action Typen</w:t>
      </w:r>
    </w:p>
    <w:p w14:paraId="51A97989" w14:textId="2047AF68" w:rsidR="00E618A2" w:rsidRDefault="00E618A2" w:rsidP="00E618A2">
      <w:r>
        <w:t xml:space="preserve">Die den Cells zuordenbaren Actions haben einen Typ sowie dessen jeweilige Attribute. Hier wurden bereits 5 konkrete Actions entworfen, die von den Attributen her meistens </w:t>
      </w:r>
      <w:r w:rsidR="00AE2EE2">
        <w:t>identisch</w:t>
      </w:r>
      <w:r>
        <w:t xml:space="preserve"> sind, jedoch keiner gemeinsamen Action zugeordnet sind.</w:t>
      </w:r>
    </w:p>
    <w:p w14:paraId="6DA855DB" w14:textId="77777777" w:rsidR="00E618A2" w:rsidRDefault="00E618A2" w:rsidP="00967756">
      <w:pPr>
        <w:pStyle w:val="Listenabsatz"/>
        <w:numPr>
          <w:ilvl w:val="0"/>
          <w:numId w:val="9"/>
        </w:numPr>
      </w:pPr>
      <w:proofErr w:type="spellStart"/>
      <w:r w:rsidRPr="00DA2909">
        <w:rPr>
          <w:i/>
        </w:rPr>
        <w:t>ActionOpenAppWithURL</w:t>
      </w:r>
      <w:proofErr w:type="spellEnd"/>
      <w:r>
        <w:t xml:space="preserve"> – Öffnet eine andere Applikation, wenn auf dem Gerät vo</w:t>
      </w:r>
      <w:r>
        <w:t>r</w:t>
      </w:r>
      <w:r>
        <w:t>handen, über eine angegebene URL.</w:t>
      </w:r>
    </w:p>
    <w:p w14:paraId="6DF2B1A2" w14:textId="38124912" w:rsidR="00E618A2" w:rsidRDefault="00E618A2" w:rsidP="00967756">
      <w:pPr>
        <w:pStyle w:val="Listenabsatz"/>
        <w:numPr>
          <w:ilvl w:val="0"/>
          <w:numId w:val="9"/>
        </w:numPr>
      </w:pPr>
      <w:proofErr w:type="spellStart"/>
      <w:r w:rsidRPr="00DA2909">
        <w:rPr>
          <w:i/>
        </w:rPr>
        <w:t>ActionSegueIntoView</w:t>
      </w:r>
      <w:proofErr w:type="spellEnd"/>
      <w:r>
        <w:t xml:space="preserve"> – Wechselt zu einer anderen View. Das </w:t>
      </w:r>
      <w:proofErr w:type="spellStart"/>
      <w:r w:rsidR="00464B07" w:rsidRPr="00C56AB8">
        <w:rPr>
          <w:i/>
        </w:rPr>
        <w:t>t</w:t>
      </w:r>
      <w:r w:rsidRPr="00C56AB8">
        <w:rPr>
          <w:i/>
        </w:rPr>
        <w:t>arget</w:t>
      </w:r>
      <w:proofErr w:type="spellEnd"/>
      <w:r>
        <w:t xml:space="preserve"> Attribut ist hier der </w:t>
      </w:r>
      <w:proofErr w:type="spellStart"/>
      <w:r w:rsidR="00464B07" w:rsidRPr="00C56AB8">
        <w:rPr>
          <w:i/>
        </w:rPr>
        <w:t>i</w:t>
      </w:r>
      <w:r w:rsidRPr="00C56AB8">
        <w:rPr>
          <w:i/>
        </w:rPr>
        <w:t>dentifier</w:t>
      </w:r>
      <w:proofErr w:type="spellEnd"/>
      <w:r>
        <w:t xml:space="preserve"> des Ziel</w:t>
      </w:r>
      <w:r w:rsidR="00610D76">
        <w:t xml:space="preserve"> V</w:t>
      </w:r>
      <w:r>
        <w:t>iew.</w:t>
      </w:r>
      <w:r w:rsidR="00610D76">
        <w:t xml:space="preserve"> </w:t>
      </w:r>
      <w:r w:rsidR="00464B07">
        <w:t xml:space="preserve">Der Wert von </w:t>
      </w:r>
      <w:proofErr w:type="spellStart"/>
      <w:r w:rsidR="00610D76" w:rsidRPr="00C56AB8">
        <w:rPr>
          <w:i/>
        </w:rPr>
        <w:t>autoLoadView</w:t>
      </w:r>
      <w:proofErr w:type="spellEnd"/>
      <w:r w:rsidR="00464B07">
        <w:t xml:space="preserve"> entscheidet wie bei den Tabs auch, ob beim Übergang automatisch der darzustellende View geladen werden soll </w:t>
      </w:r>
      <w:r w:rsidR="00464B07">
        <w:t>o</w:t>
      </w:r>
      <w:r w:rsidR="00464B07">
        <w:t>der nicht.</w:t>
      </w:r>
    </w:p>
    <w:p w14:paraId="12959674" w14:textId="77777777" w:rsidR="00E618A2" w:rsidRDefault="00E618A2" w:rsidP="00967756">
      <w:pPr>
        <w:pStyle w:val="Listenabsatz"/>
        <w:numPr>
          <w:ilvl w:val="0"/>
          <w:numId w:val="9"/>
        </w:numPr>
      </w:pPr>
      <w:proofErr w:type="spellStart"/>
      <w:r w:rsidRPr="00DA2909">
        <w:rPr>
          <w:i/>
        </w:rPr>
        <w:t>ActionAddToContacts</w:t>
      </w:r>
      <w:proofErr w:type="spellEnd"/>
      <w:r>
        <w:t xml:space="preserve"> – Fügt einen neuen Kontakt zum Telefonbuch hinzu. Die Action fügt momentan nur einfach Standartangaben hinzu und sollte noch erweitert werden.</w:t>
      </w:r>
    </w:p>
    <w:p w14:paraId="0FB9AAB3" w14:textId="77777777" w:rsidR="00E618A2" w:rsidRDefault="00E618A2" w:rsidP="00967756">
      <w:pPr>
        <w:pStyle w:val="Listenabsatz"/>
        <w:numPr>
          <w:ilvl w:val="0"/>
          <w:numId w:val="9"/>
        </w:numPr>
      </w:pPr>
      <w:proofErr w:type="spellStart"/>
      <w:r w:rsidRPr="00DA2909">
        <w:rPr>
          <w:i/>
        </w:rPr>
        <w:t>ActionPostTextWithURL</w:t>
      </w:r>
      <w:proofErr w:type="spellEnd"/>
      <w:r>
        <w:t xml:space="preserve"> – Die Action erhält über einen Parameter einen Text, fügt ihn in das URL Attribut ein und öffnet diese anschließend.</w:t>
      </w:r>
    </w:p>
    <w:p w14:paraId="60D63E3C" w14:textId="77777777" w:rsidR="00E618A2" w:rsidRDefault="00E618A2" w:rsidP="00967756">
      <w:pPr>
        <w:pStyle w:val="Listenabsatz"/>
        <w:numPr>
          <w:ilvl w:val="0"/>
          <w:numId w:val="9"/>
        </w:numPr>
      </w:pPr>
      <w:proofErr w:type="spellStart"/>
      <w:r w:rsidRPr="00DA2909">
        <w:rPr>
          <w:i/>
        </w:rPr>
        <w:t>ActionWebViewWithURL</w:t>
      </w:r>
      <w:proofErr w:type="spellEnd"/>
      <w:r>
        <w:t xml:space="preserve"> – Öffnet den Browser des Geräts mit einer über das URL A</w:t>
      </w:r>
      <w:r>
        <w:t>t</w:t>
      </w:r>
      <w:r>
        <w:t>tribut definierten Webseite.</w:t>
      </w:r>
    </w:p>
    <w:p w14:paraId="4E4B5B13" w14:textId="3BF1C0FE" w:rsidR="00754F14" w:rsidRDefault="00754F14" w:rsidP="00E55233">
      <w:pPr>
        <w:pStyle w:val="berschrift4"/>
      </w:pPr>
      <w:r>
        <w:t>Button Typen</w:t>
      </w:r>
    </w:p>
    <w:p w14:paraId="161E8041" w14:textId="77777777" w:rsidR="00E618A2" w:rsidRDefault="00E618A2" w:rsidP="00E618A2">
      <w:r>
        <w:t xml:space="preserve">Einer </w:t>
      </w:r>
      <w:proofErr w:type="spellStart"/>
      <w:r>
        <w:t>Cell</w:t>
      </w:r>
      <w:proofErr w:type="spellEnd"/>
      <w:r>
        <w:t xml:space="preserve"> vom Typ </w:t>
      </w:r>
      <w:proofErr w:type="spellStart"/>
      <w:r w:rsidRPr="00DA2909">
        <w:rPr>
          <w:i/>
        </w:rPr>
        <w:t>CellTextField</w:t>
      </w:r>
      <w:proofErr w:type="spellEnd"/>
      <w:r>
        <w:t xml:space="preserve"> muss ein Button zugeordnet werden, wovon es in diesem Entwurf nur einen konkreten gibt, den </w:t>
      </w:r>
      <w:proofErr w:type="spellStart"/>
      <w:r>
        <w:t>ButtonStandard</w:t>
      </w:r>
      <w:proofErr w:type="spellEnd"/>
      <w:r>
        <w:t>. Dieser erbt von seiner Oberklasse den Button Typ sowie Text. Dem Button selbst muss noch eine Action zugeordnet werden, die bei Berührung ausgeführt wird. Im folgenden Diagramm, das den Aufbau verdeutlichen soll gibt es den Datentyp String?. Dieser stellt ein optionales  String Attribut dar, welches ebenfalls in Apples Programmiersprache Swift</w:t>
      </w:r>
      <w:r>
        <w:rPr>
          <w:rStyle w:val="Funotenzeichen"/>
        </w:rPr>
        <w:footnoteReference w:id="9"/>
      </w:r>
      <w:r>
        <w:t xml:space="preserve"> so gekennzeichnet wird.</w:t>
      </w:r>
    </w:p>
    <w:p w14:paraId="2B2B0C24" w14:textId="77777777" w:rsidR="00E618A2" w:rsidRDefault="00E618A2" w:rsidP="00E618A2">
      <w:pPr>
        <w:keepNext/>
      </w:pPr>
      <w:r>
        <w:rPr>
          <w:noProof/>
        </w:rPr>
        <w:drawing>
          <wp:inline distT="0" distB="0" distL="0" distR="0" wp14:anchorId="30555256" wp14:editId="1F9EB9DD">
            <wp:extent cx="4291392" cy="8225169"/>
            <wp:effectExtent l="0" t="0" r="1270" b="444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2.jpg"/>
                    <pic:cNvPicPr/>
                  </pic:nvPicPr>
                  <pic:blipFill>
                    <a:blip r:embed="rId17">
                      <a:extLst>
                        <a:ext uri="{28A0092B-C50C-407E-A947-70E740481C1C}">
                          <a14:useLocalDpi xmlns:a14="http://schemas.microsoft.com/office/drawing/2010/main" val="0"/>
                        </a:ext>
                      </a:extLst>
                    </a:blip>
                    <a:stretch>
                      <a:fillRect/>
                    </a:stretch>
                  </pic:blipFill>
                  <pic:spPr>
                    <a:xfrm>
                      <a:off x="0" y="0"/>
                      <a:ext cx="4291392" cy="8225169"/>
                    </a:xfrm>
                    <a:prstGeom prst="rect">
                      <a:avLst/>
                    </a:prstGeom>
                  </pic:spPr>
                </pic:pic>
              </a:graphicData>
            </a:graphic>
          </wp:inline>
        </w:drawing>
      </w:r>
    </w:p>
    <w:p w14:paraId="2D7D8258" w14:textId="4E37D31C" w:rsidR="00E618A2" w:rsidRPr="00F640E1" w:rsidRDefault="00E618A2" w:rsidP="00E618A2">
      <w:pPr>
        <w:pStyle w:val="Beschriftung"/>
        <w:jc w:val="both"/>
      </w:pPr>
      <w:bookmarkStart w:id="51" w:name="_Ref281488752"/>
      <w:bookmarkStart w:id="52" w:name="_Toc282437270"/>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8</w:t>
      </w:r>
      <w:r>
        <w:rPr>
          <w:noProof/>
        </w:rPr>
        <w:fldChar w:fldCharType="end"/>
      </w:r>
      <w:r>
        <w:t>: Detaillierterer Entwurf Beschreibungssprache</w:t>
      </w:r>
      <w:bookmarkEnd w:id="51"/>
      <w:bookmarkEnd w:id="52"/>
    </w:p>
    <w:p w14:paraId="42FE2576" w14:textId="77777777" w:rsidR="00E618A2" w:rsidRDefault="00E618A2" w:rsidP="00DA2909">
      <w:pPr>
        <w:pStyle w:val="berschrift3"/>
      </w:pPr>
      <w:bookmarkStart w:id="53" w:name="_Toc282505725"/>
      <w:r>
        <w:t>JSON Repräsentation</w:t>
      </w:r>
      <w:bookmarkEnd w:id="53"/>
    </w:p>
    <w:p w14:paraId="2AF00240" w14:textId="77777777" w:rsidR="00E618A2" w:rsidRDefault="00E618A2" w:rsidP="00E618A2">
      <w:r>
        <w:t>Die Beschreibungssprache nutzt JSON als Sprachgrundlage und stellt sich wie folgt dar: am Anfang steht das App Objekt dem die Bedeutung des Startsymbols zukommt und anschli</w:t>
      </w:r>
      <w:r>
        <w:t>e</w:t>
      </w:r>
      <w:r>
        <w:t>ßend folgt ein JSON Array an möglichen Tabs. Ein Beispiel dazu folgt, jedoch wird zunächst auf einige grundlegende Repräsentationen eingegangen. Ein Attribut wird in JSON folge</w:t>
      </w:r>
      <w:r>
        <w:t>n</w:t>
      </w:r>
      <w:r>
        <w:t>dermaßen repräsentiert:</w:t>
      </w:r>
    </w:p>
    <w:p w14:paraId="549317AF" w14:textId="77777777" w:rsidR="00E618A2" w:rsidRDefault="00E618A2" w:rsidP="00E618A2">
      <w:r>
        <w:t>”&lt;Attributname&gt;” : ”&lt;Attributwert&gt;“</w:t>
      </w:r>
    </w:p>
    <w:p w14:paraId="2A006486" w14:textId="77777777" w:rsidR="00E618A2" w:rsidRDefault="00E618A2" w:rsidP="00E618A2">
      <w:r>
        <w:t>Mehrere Attribute werden durch ein Komma getrennt. Kompositionen starten mit ihrem N</w:t>
      </w:r>
      <w:r>
        <w:t>a</w:t>
      </w:r>
      <w:r>
        <w:t>men worauf die gewöhnliche JSON Objekt Beschreibung mit den jeweiligen Attributen folgt:</w:t>
      </w:r>
    </w:p>
    <w:p w14:paraId="6C1D3B40" w14:textId="77777777" w:rsidR="00E618A2" w:rsidRDefault="00E618A2" w:rsidP="00E618A2">
      <w:r>
        <w:t>”&lt;Kompositionsname&gt;”  :  {}</w:t>
      </w:r>
    </w:p>
    <w:p w14:paraId="3876E689" w14:textId="77777777" w:rsidR="00E618A2" w:rsidRDefault="00E618A2" w:rsidP="00E618A2">
      <w:r>
        <w:t xml:space="preserve">Ein einzelner </w:t>
      </w:r>
      <w:commentRangeStart w:id="54"/>
      <w:r>
        <w:t xml:space="preserve">Tab </w:t>
      </w:r>
      <w:commentRangeEnd w:id="54"/>
      <w:r w:rsidR="00B42777">
        <w:rPr>
          <w:rStyle w:val="Kommentarzeichen"/>
        </w:rPr>
        <w:commentReference w:id="54"/>
      </w:r>
      <w:r>
        <w:t>mit einem Icon Objekt sieht demnach folgendermaßen aus (der graue Code stellt Kommentare dar, die dem Verständnis dienen und nicht Bestandteil der Sprache sind) :</w:t>
      </w:r>
    </w:p>
    <w:p w14:paraId="4476D8FB" w14:textId="77777777" w:rsidR="00E618A2" w:rsidRDefault="00E618A2" w:rsidP="00E618A2">
      <w:pPr>
        <w:pStyle w:val="JSON"/>
      </w:pPr>
      <w:r>
        <w:t>{</w:t>
      </w:r>
    </w:p>
    <w:p w14:paraId="1E6EEC67" w14:textId="77777777" w:rsidR="00E618A2" w:rsidRDefault="00E618A2" w:rsidP="00E618A2">
      <w:pPr>
        <w:pStyle w:val="JSON"/>
      </w:pPr>
      <w:r>
        <w:t>”</w:t>
      </w:r>
      <w:proofErr w:type="spellStart"/>
      <w:r>
        <w:t>id</w:t>
      </w:r>
      <w:proofErr w:type="spellEnd"/>
      <w:r>
        <w:t>” : ”&lt;Nummer&gt;”,</w:t>
      </w:r>
      <w:r>
        <w:tab/>
      </w:r>
      <w:r w:rsidRPr="00B425D6">
        <w:rPr>
          <w:color w:val="808080" w:themeColor="background1" w:themeShade="80"/>
        </w:rPr>
        <w:t>//Attribut</w:t>
      </w:r>
    </w:p>
    <w:p w14:paraId="206FEF61" w14:textId="77777777" w:rsidR="00E618A2" w:rsidRDefault="00E618A2" w:rsidP="00E618A2">
      <w:pPr>
        <w:pStyle w:val="JSON"/>
      </w:pPr>
      <w:r>
        <w:t>”title” : ”&lt;</w:t>
      </w:r>
      <w:proofErr w:type="spellStart"/>
      <w:r>
        <w:t>TitelString</w:t>
      </w:r>
      <w:proofErr w:type="spellEnd"/>
      <w:r>
        <w:t>&gt;“,</w:t>
      </w:r>
    </w:p>
    <w:p w14:paraId="013F2C6A" w14:textId="77777777" w:rsidR="00E618A2" w:rsidRDefault="00E618A2" w:rsidP="00E618A2">
      <w:pPr>
        <w:pStyle w:val="JSON"/>
      </w:pPr>
      <w:r>
        <w:t>”</w:t>
      </w:r>
      <w:proofErr w:type="spellStart"/>
      <w:r>
        <w:t>viewPath</w:t>
      </w:r>
      <w:proofErr w:type="spellEnd"/>
      <w:r>
        <w:t>” : ”&lt;</w:t>
      </w:r>
      <w:proofErr w:type="spellStart"/>
      <w:r>
        <w:t>viewPathString</w:t>
      </w:r>
      <w:proofErr w:type="spellEnd"/>
      <w:r>
        <w:t>&gt;,</w:t>
      </w:r>
    </w:p>
    <w:p w14:paraId="4E0BE021" w14:textId="22DD6D43" w:rsidR="00464B07" w:rsidDel="00464B07" w:rsidRDefault="00464B07" w:rsidP="00464B07">
      <w:pPr>
        <w:pStyle w:val="JSON"/>
        <w:rPr>
          <w:del w:id="55" w:author="Edmund Senkleiter" w:date="2015-01-11T10:39:00Z"/>
        </w:rPr>
      </w:pPr>
      <w:r>
        <w:t>"</w:t>
      </w:r>
      <w:proofErr w:type="spellStart"/>
      <w:r>
        <w:t>autoLoadView</w:t>
      </w:r>
      <w:proofErr w:type="spellEnd"/>
      <w:r>
        <w:t xml:space="preserve">" : </w:t>
      </w:r>
      <w:ins w:id="56" w:author="Edmund Senkleiter" w:date="2015-01-11T11:10:00Z">
        <w:r w:rsidR="00C56AB8">
          <w:t>&lt;</w:t>
        </w:r>
      </w:ins>
      <w:del w:id="57" w:author="Edmund Senkleiter" w:date="2015-01-11T11:10:00Z">
        <w:r w:rsidDel="00C56AB8">
          <w:delText>"false"</w:delText>
        </w:r>
      </w:del>
      <w:proofErr w:type="spellStart"/>
      <w:ins w:id="58" w:author="Edmund Senkleiter" w:date="2015-01-11T11:10:00Z">
        <w:r w:rsidR="00C56AB8">
          <w:t>boolean</w:t>
        </w:r>
        <w:proofErr w:type="spellEnd"/>
        <w:r w:rsidR="00C56AB8">
          <w:t>&gt;</w:t>
        </w:r>
      </w:ins>
      <w:r>
        <w:t>,</w:t>
      </w:r>
      <w:ins w:id="59" w:author="Edmund Senkleiter" w:date="2015-01-11T10:39:00Z">
        <w:r>
          <w:t xml:space="preserve"> </w:t>
        </w:r>
      </w:ins>
    </w:p>
    <w:p w14:paraId="30AF3EE0" w14:textId="77777777" w:rsidR="00464B07" w:rsidRDefault="00464B07" w:rsidP="00E618A2">
      <w:pPr>
        <w:pStyle w:val="JSON"/>
      </w:pPr>
    </w:p>
    <w:p w14:paraId="6F979F9E" w14:textId="77777777" w:rsidR="00E618A2" w:rsidRDefault="00E618A2" w:rsidP="00E618A2">
      <w:pPr>
        <w:pStyle w:val="JSON"/>
      </w:pPr>
      <w:r>
        <w:t xml:space="preserve">  ”</w:t>
      </w:r>
      <w:proofErr w:type="spellStart"/>
      <w:r>
        <w:t>icons</w:t>
      </w:r>
      <w:proofErr w:type="spellEnd"/>
      <w:r>
        <w:t>” : {</w:t>
      </w:r>
      <w:r>
        <w:tab/>
      </w:r>
      <w:r>
        <w:tab/>
      </w:r>
      <w:r w:rsidRPr="00B425D6">
        <w:rPr>
          <w:color w:val="808080" w:themeColor="background1" w:themeShade="80"/>
        </w:rPr>
        <w:t>//Komposition</w:t>
      </w:r>
    </w:p>
    <w:p w14:paraId="26D36AAF" w14:textId="77777777" w:rsidR="00E618A2" w:rsidRDefault="00E618A2" w:rsidP="00E618A2">
      <w:pPr>
        <w:pStyle w:val="JSON"/>
        <w:ind w:left="284" w:firstLine="142"/>
      </w:pPr>
      <w:r>
        <w:t>”</w:t>
      </w:r>
      <w:proofErr w:type="spellStart"/>
      <w:r>
        <w:t>unselected</w:t>
      </w:r>
      <w:proofErr w:type="spellEnd"/>
      <w:r>
        <w:t>“ : ”&lt;iconString1”,</w:t>
      </w:r>
    </w:p>
    <w:p w14:paraId="17B08B60" w14:textId="77777777" w:rsidR="00E618A2" w:rsidRDefault="00E618A2" w:rsidP="00E618A2">
      <w:pPr>
        <w:pStyle w:val="JSON"/>
        <w:ind w:left="284" w:firstLine="142"/>
      </w:pPr>
      <w:r>
        <w:t>”</w:t>
      </w:r>
      <w:proofErr w:type="spellStart"/>
      <w:r>
        <w:t>selected</w:t>
      </w:r>
      <w:proofErr w:type="spellEnd"/>
      <w:r>
        <w:t>” : ”&lt;iconString2”</w:t>
      </w:r>
    </w:p>
    <w:p w14:paraId="6ADFA682" w14:textId="77777777" w:rsidR="00E618A2" w:rsidRDefault="00E618A2" w:rsidP="00E618A2">
      <w:pPr>
        <w:pStyle w:val="JSON"/>
        <w:ind w:firstLine="142"/>
      </w:pPr>
      <w:r>
        <w:t>}</w:t>
      </w:r>
    </w:p>
    <w:p w14:paraId="2103B1C1" w14:textId="77777777" w:rsidR="00E618A2" w:rsidRDefault="00E618A2" w:rsidP="00E618A2">
      <w:pPr>
        <w:pStyle w:val="JSON"/>
      </w:pPr>
      <w:r>
        <w:t>}</w:t>
      </w:r>
    </w:p>
    <w:p w14:paraId="25C6FB94" w14:textId="77777777" w:rsidR="00E618A2" w:rsidRDefault="00E618A2" w:rsidP="00E618A2">
      <w:pPr>
        <w:pStyle w:val="JSON"/>
      </w:pPr>
    </w:p>
    <w:p w14:paraId="5DAE14A9" w14:textId="77777777" w:rsidR="00E618A2" w:rsidRDefault="00E618A2" w:rsidP="00E618A2">
      <w:r>
        <w:t xml:space="preserve">Es folgt nun ein Beispiel einer konkreten Anwendungsbeschreibung mit 2 Tabs. Im weiteren Verlauf wird jedoch nur der View des ersten Tabs beschrieben. </w:t>
      </w:r>
    </w:p>
    <w:p w14:paraId="7A5B8490" w14:textId="77777777" w:rsidR="00E618A2" w:rsidRDefault="00E618A2" w:rsidP="00E618A2">
      <w:pPr>
        <w:pStyle w:val="JSON"/>
      </w:pPr>
      <w:r>
        <w:t>{</w:t>
      </w:r>
    </w:p>
    <w:p w14:paraId="23F97B1B" w14:textId="77777777" w:rsidR="00E618A2" w:rsidRDefault="00E618A2" w:rsidP="00E618A2">
      <w:pPr>
        <w:pStyle w:val="JSON"/>
      </w:pPr>
      <w:r>
        <w:t xml:space="preserve">  "</w:t>
      </w:r>
      <w:proofErr w:type="spellStart"/>
      <w:r>
        <w:t>app</w:t>
      </w:r>
      <w:proofErr w:type="spellEnd"/>
      <w:r>
        <w:t>": {</w:t>
      </w:r>
      <w:r>
        <w:tab/>
      </w:r>
      <w:r w:rsidRPr="00B425D6">
        <w:rPr>
          <w:color w:val="808080" w:themeColor="background1" w:themeShade="80"/>
        </w:rPr>
        <w:t xml:space="preserve">//Startsymbol der </w:t>
      </w:r>
      <w:proofErr w:type="spellStart"/>
      <w:r w:rsidRPr="00B425D6">
        <w:rPr>
          <w:color w:val="808080" w:themeColor="background1" w:themeShade="80"/>
        </w:rPr>
        <w:t>Appbeschreibung</w:t>
      </w:r>
      <w:proofErr w:type="spellEnd"/>
    </w:p>
    <w:p w14:paraId="34F478C6" w14:textId="77777777" w:rsidR="00E618A2" w:rsidRDefault="00E618A2" w:rsidP="00E618A2">
      <w:pPr>
        <w:pStyle w:val="JSON"/>
      </w:pPr>
      <w:r>
        <w:t xml:space="preserve">    "</w:t>
      </w:r>
      <w:proofErr w:type="spellStart"/>
      <w:r>
        <w:t>tabs</w:t>
      </w:r>
      <w:proofErr w:type="spellEnd"/>
      <w:r>
        <w:t>": [</w:t>
      </w:r>
      <w:r>
        <w:tab/>
      </w:r>
      <w:r>
        <w:tab/>
      </w:r>
      <w:r w:rsidRPr="00B425D6">
        <w:rPr>
          <w:color w:val="808080" w:themeColor="background1" w:themeShade="80"/>
        </w:rPr>
        <w:t xml:space="preserve">//Array an </w:t>
      </w:r>
      <w:proofErr w:type="spellStart"/>
      <w:r w:rsidRPr="00B425D6">
        <w:rPr>
          <w:color w:val="808080" w:themeColor="background1" w:themeShade="80"/>
        </w:rPr>
        <w:t>tabs</w:t>
      </w:r>
      <w:proofErr w:type="spellEnd"/>
    </w:p>
    <w:p w14:paraId="21CA2617" w14:textId="77777777" w:rsidR="00E618A2" w:rsidRDefault="00E618A2" w:rsidP="00E618A2">
      <w:pPr>
        <w:pStyle w:val="JSON"/>
      </w:pPr>
      <w:r>
        <w:t xml:space="preserve">     {</w:t>
      </w:r>
    </w:p>
    <w:p w14:paraId="6323F1E2" w14:textId="77777777" w:rsidR="00E618A2" w:rsidRDefault="00E618A2" w:rsidP="00E618A2">
      <w:pPr>
        <w:pStyle w:val="JSON"/>
      </w:pPr>
      <w:r>
        <w:tab/>
      </w:r>
      <w:r>
        <w:tab/>
      </w:r>
      <w:r>
        <w:tab/>
      </w:r>
      <w:r>
        <w:tab/>
        <w:t>"</w:t>
      </w:r>
      <w:proofErr w:type="spellStart"/>
      <w:r>
        <w:t>id</w:t>
      </w:r>
      <w:proofErr w:type="spellEnd"/>
      <w:r>
        <w:t>" : "0",</w:t>
      </w:r>
    </w:p>
    <w:p w14:paraId="75034769" w14:textId="77777777" w:rsidR="00E618A2" w:rsidRDefault="00E618A2" w:rsidP="00E618A2">
      <w:pPr>
        <w:pStyle w:val="JSON"/>
      </w:pPr>
      <w:r>
        <w:t xml:space="preserve">    </w:t>
      </w:r>
      <w:r>
        <w:tab/>
        <w:t>"title": "Titel1",</w:t>
      </w:r>
    </w:p>
    <w:p w14:paraId="19D77EF5" w14:textId="77777777" w:rsidR="00E618A2" w:rsidRDefault="00E618A2" w:rsidP="00E618A2">
      <w:pPr>
        <w:pStyle w:val="JSON"/>
        <w:rPr>
          <w:ins w:id="60" w:author="Edmund Senkleiter" w:date="2015-01-11T10:40:00Z"/>
        </w:rPr>
      </w:pPr>
      <w:r>
        <w:t xml:space="preserve">    </w:t>
      </w:r>
      <w:r>
        <w:tab/>
        <w:t>"viewPath":"viewIdentifier1",</w:t>
      </w:r>
    </w:p>
    <w:p w14:paraId="6976361B" w14:textId="741E8704" w:rsidR="00464B07" w:rsidRDefault="00464B07" w:rsidP="00464B07">
      <w:pPr>
        <w:pStyle w:val="JSON"/>
        <w:rPr>
          <w:ins w:id="61" w:author="Edmund Senkleiter" w:date="2015-01-11T10:40:00Z"/>
        </w:rPr>
      </w:pPr>
      <w:ins w:id="62" w:author="Edmund Senkleiter" w:date="2015-01-11T10:40:00Z">
        <w:r>
          <w:tab/>
        </w:r>
        <w:r>
          <w:tab/>
        </w:r>
        <w:r>
          <w:tab/>
        </w:r>
        <w:r>
          <w:tab/>
          <w:t>"</w:t>
        </w:r>
        <w:proofErr w:type="spellStart"/>
        <w:r>
          <w:t>autoLoadData</w:t>
        </w:r>
        <w:proofErr w:type="spellEnd"/>
        <w:r>
          <w:t>" : "</w:t>
        </w:r>
        <w:proofErr w:type="spellStart"/>
        <w:r>
          <w:t>false</w:t>
        </w:r>
        <w:proofErr w:type="spellEnd"/>
        <w:r>
          <w:t>",</w:t>
        </w:r>
      </w:ins>
    </w:p>
    <w:p w14:paraId="00E4ED74" w14:textId="7706A823" w:rsidR="00464B07" w:rsidDel="00464B07" w:rsidRDefault="00464B07" w:rsidP="00E618A2">
      <w:pPr>
        <w:pStyle w:val="JSON"/>
        <w:rPr>
          <w:del w:id="63" w:author="Edmund Senkleiter" w:date="2015-01-11T10:40:00Z"/>
        </w:rPr>
      </w:pPr>
    </w:p>
    <w:p w14:paraId="7B2E418F" w14:textId="77777777" w:rsidR="00E618A2" w:rsidRDefault="00E618A2" w:rsidP="00E618A2">
      <w:pPr>
        <w:pStyle w:val="JSON"/>
      </w:pPr>
      <w:r>
        <w:t xml:space="preserve">    </w:t>
      </w:r>
      <w:r>
        <w:tab/>
        <w:t>"</w:t>
      </w:r>
      <w:proofErr w:type="spellStart"/>
      <w:r>
        <w:t>icons</w:t>
      </w:r>
      <w:proofErr w:type="spellEnd"/>
      <w:r>
        <w:t>": {</w:t>
      </w:r>
    </w:p>
    <w:p w14:paraId="389612DF" w14:textId="77777777" w:rsidR="00E618A2" w:rsidRDefault="00E618A2" w:rsidP="00E618A2">
      <w:pPr>
        <w:pStyle w:val="JSON"/>
      </w:pPr>
      <w:r>
        <w:t xml:space="preserve">          "</w:t>
      </w:r>
      <w:proofErr w:type="spellStart"/>
      <w:r>
        <w:t>unselected</w:t>
      </w:r>
      <w:proofErr w:type="spellEnd"/>
      <w:r>
        <w:t>": "icon-unselected1",</w:t>
      </w:r>
    </w:p>
    <w:p w14:paraId="705EBBAB" w14:textId="77777777" w:rsidR="00E618A2" w:rsidRDefault="00E618A2" w:rsidP="00E618A2">
      <w:pPr>
        <w:pStyle w:val="JSON"/>
      </w:pPr>
      <w:r>
        <w:t xml:space="preserve">          "</w:t>
      </w:r>
      <w:proofErr w:type="spellStart"/>
      <w:r>
        <w:t>selected</w:t>
      </w:r>
      <w:proofErr w:type="spellEnd"/>
      <w:r>
        <w:t>": "icon-selected2"</w:t>
      </w:r>
    </w:p>
    <w:p w14:paraId="7D5273F9" w14:textId="77777777" w:rsidR="00E618A2" w:rsidRDefault="00E618A2" w:rsidP="00E618A2">
      <w:pPr>
        <w:pStyle w:val="JSON"/>
      </w:pPr>
      <w:r>
        <w:t xml:space="preserve">        }</w:t>
      </w:r>
    </w:p>
    <w:p w14:paraId="5F38042D" w14:textId="77777777" w:rsidR="00E618A2" w:rsidRDefault="00E618A2" w:rsidP="00E618A2">
      <w:pPr>
        <w:pStyle w:val="JSON"/>
      </w:pPr>
      <w:r>
        <w:tab/>
        <w:t xml:space="preserve">  </w:t>
      </w:r>
      <w:r>
        <w:tab/>
      </w:r>
      <w:r>
        <w:tab/>
        <w:t>},</w:t>
      </w:r>
    </w:p>
    <w:p w14:paraId="030521C5" w14:textId="77777777" w:rsidR="00E618A2" w:rsidRDefault="00E618A2" w:rsidP="00E618A2">
      <w:pPr>
        <w:pStyle w:val="JSON"/>
      </w:pPr>
      <w:r>
        <w:t xml:space="preserve">    </w:t>
      </w:r>
      <w:r>
        <w:tab/>
        <w:t>{</w:t>
      </w:r>
      <w:r>
        <w:tab/>
      </w:r>
      <w:r>
        <w:tab/>
      </w:r>
      <w:r w:rsidRPr="00B425D6">
        <w:rPr>
          <w:color w:val="808080" w:themeColor="background1" w:themeShade="80"/>
        </w:rPr>
        <w:t>//Beginn des zweiten Tabs</w:t>
      </w:r>
    </w:p>
    <w:p w14:paraId="76ED39DC" w14:textId="77777777" w:rsidR="00E618A2" w:rsidRDefault="00E618A2" w:rsidP="00E618A2">
      <w:pPr>
        <w:pStyle w:val="JSON"/>
      </w:pPr>
      <w:r>
        <w:tab/>
      </w:r>
      <w:r>
        <w:tab/>
      </w:r>
      <w:r>
        <w:tab/>
      </w:r>
      <w:r>
        <w:tab/>
        <w:t>"</w:t>
      </w:r>
      <w:proofErr w:type="spellStart"/>
      <w:r>
        <w:t>id</w:t>
      </w:r>
      <w:proofErr w:type="spellEnd"/>
      <w:r>
        <w:t>" : "1",</w:t>
      </w:r>
    </w:p>
    <w:p w14:paraId="05D1AF14" w14:textId="77777777" w:rsidR="00E618A2" w:rsidRDefault="00E618A2" w:rsidP="00E618A2">
      <w:pPr>
        <w:pStyle w:val="JSON"/>
        <w:ind w:left="568"/>
      </w:pPr>
      <w:r>
        <w:t>"title":"Titel2",</w:t>
      </w:r>
    </w:p>
    <w:p w14:paraId="583649F0" w14:textId="77777777" w:rsidR="00E618A2" w:rsidRDefault="00E618A2" w:rsidP="00E618A2">
      <w:pPr>
        <w:pStyle w:val="JSON"/>
        <w:ind w:left="568"/>
        <w:rPr>
          <w:ins w:id="64" w:author="Edmund Senkleiter" w:date="2015-01-11T10:40:00Z"/>
        </w:rPr>
      </w:pPr>
      <w:r>
        <w:t>"viewPath":"viewIdentifier2",</w:t>
      </w:r>
    </w:p>
    <w:p w14:paraId="59A8B553" w14:textId="2F285CFC" w:rsidR="00464B07" w:rsidRDefault="00464B07" w:rsidP="00464B07">
      <w:pPr>
        <w:pStyle w:val="JSON"/>
        <w:rPr>
          <w:ins w:id="65" w:author="Edmund Senkleiter" w:date="2015-01-11T10:40:00Z"/>
        </w:rPr>
      </w:pPr>
      <w:ins w:id="66" w:author="Edmund Senkleiter" w:date="2015-01-11T10:40:00Z">
        <w:r>
          <w:tab/>
        </w:r>
        <w:r>
          <w:tab/>
        </w:r>
        <w:r>
          <w:tab/>
        </w:r>
        <w:r>
          <w:tab/>
          <w:t>"</w:t>
        </w:r>
        <w:proofErr w:type="spellStart"/>
        <w:r>
          <w:t>autoLoadData</w:t>
        </w:r>
        <w:proofErr w:type="spellEnd"/>
        <w:r>
          <w:t>" : "</w:t>
        </w:r>
        <w:proofErr w:type="spellStart"/>
        <w:r>
          <w:t>false</w:t>
        </w:r>
        <w:proofErr w:type="spellEnd"/>
        <w:r>
          <w:t>",</w:t>
        </w:r>
      </w:ins>
    </w:p>
    <w:p w14:paraId="556D3575" w14:textId="3841199A" w:rsidR="00464B07" w:rsidDel="00464B07" w:rsidRDefault="00464B07" w:rsidP="00E618A2">
      <w:pPr>
        <w:pStyle w:val="JSON"/>
        <w:ind w:left="568"/>
        <w:rPr>
          <w:del w:id="67" w:author="Edmund Senkleiter" w:date="2015-01-11T10:40:00Z"/>
        </w:rPr>
      </w:pPr>
    </w:p>
    <w:p w14:paraId="35BF5474" w14:textId="77777777" w:rsidR="00E618A2" w:rsidRDefault="00E618A2" w:rsidP="00E618A2">
      <w:pPr>
        <w:pStyle w:val="JSON"/>
      </w:pPr>
      <w:r>
        <w:t xml:space="preserve">    </w:t>
      </w:r>
      <w:r>
        <w:tab/>
        <w:t>"</w:t>
      </w:r>
      <w:proofErr w:type="spellStart"/>
      <w:r>
        <w:t>icons</w:t>
      </w:r>
      <w:proofErr w:type="spellEnd"/>
      <w:r>
        <w:t>": {</w:t>
      </w:r>
    </w:p>
    <w:p w14:paraId="0817BEEF" w14:textId="77777777" w:rsidR="00E618A2" w:rsidRDefault="00E618A2" w:rsidP="00E618A2">
      <w:pPr>
        <w:pStyle w:val="JSON"/>
      </w:pPr>
      <w:r>
        <w:t xml:space="preserve">          "</w:t>
      </w:r>
      <w:proofErr w:type="spellStart"/>
      <w:r>
        <w:t>unselected</w:t>
      </w:r>
      <w:proofErr w:type="spellEnd"/>
      <w:r>
        <w:t>": "icon-unselected2",</w:t>
      </w:r>
    </w:p>
    <w:p w14:paraId="120493AB" w14:textId="77777777" w:rsidR="00E618A2" w:rsidRDefault="00E618A2" w:rsidP="00E618A2">
      <w:pPr>
        <w:pStyle w:val="JSON"/>
      </w:pPr>
      <w:r>
        <w:t xml:space="preserve">          "</w:t>
      </w:r>
      <w:proofErr w:type="spellStart"/>
      <w:r>
        <w:t>selected</w:t>
      </w:r>
      <w:proofErr w:type="spellEnd"/>
      <w:r>
        <w:t>": "icon-selected2"</w:t>
      </w:r>
    </w:p>
    <w:p w14:paraId="54A1CD7A" w14:textId="77777777" w:rsidR="00E618A2" w:rsidRDefault="00E618A2" w:rsidP="00E618A2">
      <w:pPr>
        <w:pStyle w:val="JSON"/>
      </w:pPr>
      <w:r>
        <w:t xml:space="preserve">        }</w:t>
      </w:r>
    </w:p>
    <w:p w14:paraId="5E54B0AA" w14:textId="77777777" w:rsidR="00E618A2" w:rsidRDefault="00E618A2" w:rsidP="00E618A2">
      <w:pPr>
        <w:pStyle w:val="JSON"/>
      </w:pPr>
      <w:r>
        <w:t xml:space="preserve">     }</w:t>
      </w:r>
    </w:p>
    <w:p w14:paraId="720A4072" w14:textId="77777777" w:rsidR="00E618A2" w:rsidRDefault="00E618A2" w:rsidP="00E618A2">
      <w:pPr>
        <w:pStyle w:val="JSON"/>
        <w:ind w:left="142" w:firstLine="142"/>
      </w:pPr>
      <w:r>
        <w:t>]</w:t>
      </w:r>
    </w:p>
    <w:p w14:paraId="0E575BB0" w14:textId="77777777" w:rsidR="00E618A2" w:rsidRDefault="00E618A2" w:rsidP="00E618A2">
      <w:pPr>
        <w:pStyle w:val="JSON"/>
        <w:ind w:firstLine="142"/>
      </w:pPr>
      <w:r>
        <w:t>}</w:t>
      </w:r>
    </w:p>
    <w:p w14:paraId="48653598" w14:textId="77777777" w:rsidR="00E618A2" w:rsidRDefault="00E618A2" w:rsidP="00E618A2">
      <w:pPr>
        <w:pStyle w:val="JSON"/>
      </w:pPr>
      <w:r>
        <w:t>}</w:t>
      </w:r>
    </w:p>
    <w:p w14:paraId="6DC5ED12" w14:textId="77777777" w:rsidR="00E618A2" w:rsidRDefault="00E618A2" w:rsidP="00E618A2">
      <w:pPr>
        <w:pStyle w:val="JSON"/>
      </w:pPr>
    </w:p>
    <w:p w14:paraId="5D24B81C" w14:textId="3DC5BA54" w:rsidR="00E618A2" w:rsidRDefault="00E618A2" w:rsidP="00E618A2">
      <w:r>
        <w:t>Ein View beginnt in JSON mit dem Startsymbol „</w:t>
      </w:r>
      <w:proofErr w:type="spellStart"/>
      <w:r>
        <w:t>view</w:t>
      </w:r>
      <w:proofErr w:type="spellEnd"/>
      <w:r>
        <w:t>“</w:t>
      </w:r>
      <w:r w:rsidR="00C77E5A">
        <w:t>. Danach stehen</w:t>
      </w:r>
      <w:r>
        <w:t xml:space="preserve"> die eben beschrieb</w:t>
      </w:r>
      <w:r>
        <w:t>e</w:t>
      </w:r>
      <w:r>
        <w:t>nen</w:t>
      </w:r>
      <w:r w:rsidR="00C77E5A">
        <w:t xml:space="preserve"> (</w:t>
      </w:r>
      <w:r w:rsidR="00C77E5A">
        <w:fldChar w:fldCharType="begin"/>
      </w:r>
      <w:r w:rsidR="00C77E5A">
        <w:instrText xml:space="preserve"> </w:instrText>
      </w:r>
      <w:r w:rsidR="000702A4">
        <w:instrText>REF</w:instrText>
      </w:r>
      <w:r w:rsidR="00C77E5A">
        <w:instrText xml:space="preserve"> _Ref281488752 \h </w:instrText>
      </w:r>
      <w:r w:rsidR="00C77E5A">
        <w:fldChar w:fldCharType="separate"/>
      </w:r>
      <w:r w:rsidR="00C77E5A">
        <w:t xml:space="preserve">Abbildung </w:t>
      </w:r>
      <w:r w:rsidR="00C77E5A">
        <w:rPr>
          <w:noProof/>
        </w:rPr>
        <w:t>8</w:t>
      </w:r>
      <w:r w:rsidR="00C77E5A">
        <w:t>: Detaillierterer Entwurf Beschreibungssprache</w:t>
      </w:r>
      <w:r w:rsidR="00C77E5A">
        <w:fldChar w:fldCharType="end"/>
      </w:r>
      <w:r w:rsidR="00C77E5A">
        <w:t>)</w:t>
      </w:r>
      <w:r>
        <w:t xml:space="preserve"> Objektrepräsentation für a</w:t>
      </w:r>
      <w:r>
        <w:t>l</w:t>
      </w:r>
      <w:r>
        <w:t>le Attribute und Kompositionen des Views. Ein Beispiel für den Hauptview vom Tab Nummer 0 wäre:</w:t>
      </w:r>
    </w:p>
    <w:p w14:paraId="64B7EBA7" w14:textId="77777777" w:rsidR="00E618A2" w:rsidRDefault="00E618A2" w:rsidP="00E618A2">
      <w:pPr>
        <w:pStyle w:val="JSON"/>
      </w:pPr>
      <w:r>
        <w:t>{</w:t>
      </w:r>
    </w:p>
    <w:p w14:paraId="7ED84B91" w14:textId="77777777" w:rsidR="00E618A2" w:rsidRDefault="00E618A2" w:rsidP="00E618A2">
      <w:pPr>
        <w:pStyle w:val="JSON"/>
      </w:pPr>
      <w:r>
        <w:t xml:space="preserve">  "</w:t>
      </w:r>
      <w:proofErr w:type="spellStart"/>
      <w:r>
        <w:t>view</w:t>
      </w:r>
      <w:proofErr w:type="spellEnd"/>
      <w:r>
        <w:t>": {</w:t>
      </w:r>
    </w:p>
    <w:p w14:paraId="4AD7FB14" w14:textId="77777777" w:rsidR="00E618A2" w:rsidRDefault="00E618A2" w:rsidP="00E618A2">
      <w:pPr>
        <w:pStyle w:val="JSON"/>
      </w:pPr>
      <w:r>
        <w:t xml:space="preserve">    </w:t>
      </w:r>
      <w:r>
        <w:tab/>
        <w:t>"</w:t>
      </w:r>
      <w:proofErr w:type="spellStart"/>
      <w:r>
        <w:t>identifier</w:t>
      </w:r>
      <w:proofErr w:type="spellEnd"/>
      <w:r>
        <w:t>": "viewIdentifier1",</w:t>
      </w:r>
    </w:p>
    <w:p w14:paraId="452B59A8" w14:textId="79C144D4" w:rsidR="00E618A2" w:rsidRDefault="00464B07" w:rsidP="00E618A2">
      <w:pPr>
        <w:pStyle w:val="JSON"/>
      </w:pPr>
      <w:ins w:id="68" w:author="Edmund Senkleiter" w:date="2015-01-11T10:39:00Z">
        <w:r>
          <w:tab/>
        </w:r>
        <w:r>
          <w:tab/>
        </w:r>
        <w:r>
          <w:tab/>
        </w:r>
      </w:ins>
      <w:r w:rsidR="00E618A2">
        <w:tab/>
        <w:t>"title": "Titel1",</w:t>
      </w:r>
    </w:p>
    <w:p w14:paraId="2B1B5222" w14:textId="77777777" w:rsidR="00E618A2" w:rsidRDefault="00E618A2" w:rsidP="00E618A2">
      <w:pPr>
        <w:pStyle w:val="JSON"/>
      </w:pPr>
      <w:r>
        <w:t xml:space="preserve">    </w:t>
      </w:r>
      <w:r>
        <w:tab/>
        <w:t>"</w:t>
      </w:r>
      <w:proofErr w:type="spellStart"/>
      <w:r>
        <w:t>sections</w:t>
      </w:r>
      <w:proofErr w:type="spellEnd"/>
      <w:r>
        <w:t>": [</w:t>
      </w:r>
    </w:p>
    <w:p w14:paraId="522A9C7F" w14:textId="77777777" w:rsidR="00E618A2" w:rsidRDefault="00E618A2" w:rsidP="00E618A2">
      <w:pPr>
        <w:pStyle w:val="JSON"/>
      </w:pPr>
      <w:r>
        <w:t xml:space="preserve">     </w:t>
      </w:r>
      <w:r>
        <w:tab/>
      </w:r>
      <w:r>
        <w:tab/>
        <w:t>{</w:t>
      </w:r>
    </w:p>
    <w:p w14:paraId="47C28C2D" w14:textId="77777777" w:rsidR="00E618A2" w:rsidRDefault="00E618A2" w:rsidP="00E618A2">
      <w:pPr>
        <w:pStyle w:val="JSON"/>
      </w:pPr>
      <w:r>
        <w:t xml:space="preserve">       "title": "Sektion1",</w:t>
      </w:r>
    </w:p>
    <w:p w14:paraId="0D888499" w14:textId="77777777" w:rsidR="00E618A2" w:rsidRDefault="00E618A2" w:rsidP="00E618A2">
      <w:pPr>
        <w:pStyle w:val="JSON"/>
      </w:pPr>
      <w:r>
        <w:t xml:space="preserve">       "</w:t>
      </w:r>
      <w:proofErr w:type="spellStart"/>
      <w:r>
        <w:t>cells</w:t>
      </w:r>
      <w:proofErr w:type="spellEnd"/>
      <w:r>
        <w:t>": [</w:t>
      </w:r>
    </w:p>
    <w:p w14:paraId="4953AAC9" w14:textId="77777777" w:rsidR="00E618A2" w:rsidRDefault="00E618A2" w:rsidP="00E618A2">
      <w:pPr>
        <w:pStyle w:val="JSON"/>
      </w:pPr>
      <w:r>
        <w:t xml:space="preserve">       </w:t>
      </w:r>
      <w:r>
        <w:tab/>
      </w:r>
      <w:r>
        <w:tab/>
      </w:r>
      <w:r>
        <w:tab/>
        <w:t>{</w:t>
      </w:r>
    </w:p>
    <w:p w14:paraId="29CBCC9E" w14:textId="77777777" w:rsidR="00E618A2" w:rsidRDefault="00E618A2" w:rsidP="00E618A2">
      <w:pPr>
        <w:pStyle w:val="JSON"/>
      </w:pPr>
      <w:r>
        <w:t xml:space="preserve">         </w:t>
      </w:r>
      <w:r>
        <w:tab/>
        <w:t>"type": "prototype",</w:t>
      </w:r>
    </w:p>
    <w:p w14:paraId="0A759CF2" w14:textId="77777777" w:rsidR="00E618A2" w:rsidRDefault="00E618A2" w:rsidP="00E618A2">
      <w:pPr>
        <w:pStyle w:val="JSON"/>
      </w:pPr>
      <w:r>
        <w:t xml:space="preserve">         </w:t>
      </w:r>
      <w:r>
        <w:tab/>
        <w:t>"title": "Name1",</w:t>
      </w:r>
    </w:p>
    <w:p w14:paraId="5D12B7B2" w14:textId="77777777" w:rsidR="00E618A2" w:rsidRDefault="00E618A2" w:rsidP="00E618A2">
      <w:pPr>
        <w:pStyle w:val="JSON"/>
      </w:pPr>
      <w:r>
        <w:t xml:space="preserve">         </w:t>
      </w:r>
      <w:r>
        <w:tab/>
        <w:t>"</w:t>
      </w:r>
      <w:proofErr w:type="spellStart"/>
      <w:r>
        <w:t>detailTitle</w:t>
      </w:r>
      <w:proofErr w:type="spellEnd"/>
      <w:r>
        <w:t>": "Herkunft1",</w:t>
      </w:r>
    </w:p>
    <w:p w14:paraId="321E01F4" w14:textId="77777777" w:rsidR="00E618A2" w:rsidRDefault="00E618A2" w:rsidP="00E618A2">
      <w:pPr>
        <w:pStyle w:val="JSON"/>
      </w:pPr>
      <w:r>
        <w:t xml:space="preserve">         </w:t>
      </w:r>
      <w:r>
        <w:tab/>
        <w:t>"</w:t>
      </w:r>
      <w:proofErr w:type="spellStart"/>
      <w:r>
        <w:t>image</w:t>
      </w:r>
      <w:proofErr w:type="spellEnd"/>
      <w:r>
        <w:t>": {},</w:t>
      </w:r>
    </w:p>
    <w:p w14:paraId="443DC2C2" w14:textId="77777777" w:rsidR="00E618A2" w:rsidRDefault="00E618A2" w:rsidP="00E618A2">
      <w:pPr>
        <w:pStyle w:val="JSON"/>
      </w:pPr>
      <w:r>
        <w:t xml:space="preserve">         </w:t>
      </w:r>
      <w:r>
        <w:tab/>
        <w:t>"</w:t>
      </w:r>
      <w:proofErr w:type="spellStart"/>
      <w:r>
        <w:t>action</w:t>
      </w:r>
      <w:proofErr w:type="spellEnd"/>
      <w:r>
        <w:t>": {</w:t>
      </w:r>
    </w:p>
    <w:p w14:paraId="10657382" w14:textId="77777777" w:rsidR="00E618A2" w:rsidRDefault="00E618A2" w:rsidP="00E618A2">
      <w:pPr>
        <w:pStyle w:val="JSON"/>
      </w:pPr>
      <w:r>
        <w:t xml:space="preserve">         </w:t>
      </w:r>
      <w:r>
        <w:tab/>
      </w:r>
      <w:r>
        <w:tab/>
      </w:r>
      <w:r>
        <w:tab/>
        <w:t>"type": "</w:t>
      </w:r>
      <w:proofErr w:type="spellStart"/>
      <w:r>
        <w:t>segueIntoView</w:t>
      </w:r>
      <w:proofErr w:type="spellEnd"/>
      <w:r>
        <w:t>",</w:t>
      </w:r>
    </w:p>
    <w:p w14:paraId="1F0CEC57" w14:textId="77777777" w:rsidR="00E618A2" w:rsidRDefault="00E618A2" w:rsidP="00E618A2">
      <w:pPr>
        <w:pStyle w:val="JSON"/>
      </w:pPr>
      <w:r>
        <w:t xml:space="preserve">         </w:t>
      </w:r>
      <w:r>
        <w:tab/>
      </w:r>
      <w:r>
        <w:tab/>
      </w:r>
      <w:r>
        <w:tab/>
        <w:t>"</w:t>
      </w:r>
      <w:proofErr w:type="spellStart"/>
      <w:r>
        <w:t>target</w:t>
      </w:r>
      <w:proofErr w:type="spellEnd"/>
      <w:r>
        <w:t>": "viewIdentifier3"</w:t>
      </w:r>
    </w:p>
    <w:p w14:paraId="4DD37C3A" w14:textId="77777777" w:rsidR="00E618A2" w:rsidRDefault="00E618A2" w:rsidP="00E618A2">
      <w:pPr>
        <w:pStyle w:val="JSON"/>
      </w:pPr>
      <w:r>
        <w:t xml:space="preserve">            }</w:t>
      </w:r>
    </w:p>
    <w:p w14:paraId="4551A6DE" w14:textId="77777777" w:rsidR="00E618A2" w:rsidRDefault="00E618A2" w:rsidP="00E618A2">
      <w:pPr>
        <w:pStyle w:val="JSON"/>
      </w:pPr>
      <w:r>
        <w:t xml:space="preserve">          }</w:t>
      </w:r>
    </w:p>
    <w:p w14:paraId="687B7EC5" w14:textId="77777777" w:rsidR="00E618A2" w:rsidRDefault="00E618A2" w:rsidP="00E618A2">
      <w:pPr>
        <w:pStyle w:val="JSON"/>
      </w:pPr>
      <w:r>
        <w:t xml:space="preserve">        </w:t>
      </w:r>
      <w:r>
        <w:tab/>
        <w:t>]</w:t>
      </w:r>
    </w:p>
    <w:p w14:paraId="64BB2986" w14:textId="77777777" w:rsidR="00E618A2" w:rsidRDefault="00E618A2" w:rsidP="00E618A2">
      <w:pPr>
        <w:pStyle w:val="JSON"/>
      </w:pPr>
      <w:r>
        <w:t xml:space="preserve">      }</w:t>
      </w:r>
    </w:p>
    <w:p w14:paraId="7B34F156" w14:textId="77777777" w:rsidR="00E618A2" w:rsidRDefault="00E618A2" w:rsidP="00E618A2">
      <w:pPr>
        <w:pStyle w:val="JSON"/>
        <w:ind w:left="426" w:firstLine="142"/>
      </w:pPr>
      <w:r>
        <w:t>]</w:t>
      </w:r>
    </w:p>
    <w:p w14:paraId="391B7384" w14:textId="77777777" w:rsidR="00E618A2" w:rsidRDefault="00E618A2" w:rsidP="00E618A2">
      <w:pPr>
        <w:pStyle w:val="JSON"/>
        <w:ind w:left="142" w:firstLine="142"/>
      </w:pPr>
      <w:r>
        <w:t>}</w:t>
      </w:r>
    </w:p>
    <w:p w14:paraId="6D2B71C8" w14:textId="77777777" w:rsidR="00E618A2" w:rsidRDefault="00E618A2" w:rsidP="00E618A2">
      <w:pPr>
        <w:pStyle w:val="JSON"/>
      </w:pPr>
      <w:r>
        <w:t>}</w:t>
      </w:r>
    </w:p>
    <w:p w14:paraId="36B8F5E6" w14:textId="77777777" w:rsidR="00E618A2" w:rsidRDefault="00E618A2" w:rsidP="00E618A2">
      <w:pPr>
        <w:pStyle w:val="JSON"/>
      </w:pPr>
    </w:p>
    <w:p w14:paraId="510137A3" w14:textId="44317EB0" w:rsidR="00E618A2" w:rsidRDefault="00E618A2" w:rsidP="00E618A2">
      <w:r>
        <w:t>Dieser View lädt bei Anzeige</w:t>
      </w:r>
      <w:ins w:id="69" w:author="Edmund Senkleiter" w:date="2015-01-11T10:41:00Z">
        <w:r w:rsidR="00464B07">
          <w:t xml:space="preserve"> nicht</w:t>
        </w:r>
      </w:ins>
      <w:r>
        <w:t xml:space="preserve"> automatisch seinen Inhalt</w:t>
      </w:r>
      <w:ins w:id="70" w:author="Edmund Senkleiter" w:date="2015-01-11T10:41:00Z">
        <w:r w:rsidR="00464B07">
          <w:t xml:space="preserve"> da im zugehörigen Tab der Wert von </w:t>
        </w:r>
        <w:proofErr w:type="spellStart"/>
        <w:r w:rsidR="00464B07">
          <w:t>autoLoadView</w:t>
        </w:r>
        <w:proofErr w:type="spellEnd"/>
        <w:r w:rsidR="00464B07">
          <w:t xml:space="preserve"> auf </w:t>
        </w:r>
        <w:proofErr w:type="spellStart"/>
        <w:r w:rsidR="00464B07">
          <w:t>false</w:t>
        </w:r>
        <w:proofErr w:type="spellEnd"/>
        <w:r w:rsidR="00464B07">
          <w:t xml:space="preserve"> gesetzt wurde. </w:t>
        </w:r>
      </w:ins>
      <w:del w:id="71" w:author="Edmund Senkleiter" w:date="2015-01-11T10:41:00Z">
        <w:r w:rsidDel="00464B07">
          <w:delText xml:space="preserve"> und hat nur</w:delText>
        </w:r>
      </w:del>
      <w:ins w:id="72" w:author="Edmund Senkleiter" w:date="2015-01-11T10:41:00Z">
        <w:r w:rsidR="00464B07">
          <w:t>Im View existiert nur</w:t>
        </w:r>
      </w:ins>
      <w:r>
        <w:t xml:space="preserve"> eine </w:t>
      </w:r>
      <w:proofErr w:type="spellStart"/>
      <w:r>
        <w:t>Section</w:t>
      </w:r>
      <w:proofErr w:type="spellEnd"/>
      <w:r>
        <w:t xml:space="preserve"> mit der Übe</w:t>
      </w:r>
      <w:r>
        <w:t>r</w:t>
      </w:r>
      <w:r>
        <w:t xml:space="preserve">schrift / Titel „Sektion1“. Diese hat nur eine </w:t>
      </w:r>
      <w:proofErr w:type="spellStart"/>
      <w:r>
        <w:t>Cell</w:t>
      </w:r>
      <w:proofErr w:type="spellEnd"/>
      <w:r>
        <w:t xml:space="preserve"> vom Typ </w:t>
      </w:r>
      <w:proofErr w:type="spellStart"/>
      <w:r>
        <w:t>CellPrototype</w:t>
      </w:r>
      <w:proofErr w:type="spellEnd"/>
      <w:r>
        <w:t xml:space="preserve"> mit dem Titel „N</w:t>
      </w:r>
      <w:r>
        <w:t>a</w:t>
      </w:r>
      <w:r>
        <w:t>me1“ und dem detaillierteren Text „Herkunft1“. Ein Bild ist nicht vorhanden, jedoch eine A</w:t>
      </w:r>
      <w:r>
        <w:t>c</w:t>
      </w:r>
      <w:r>
        <w:t>tion die bei Berührung der Zelle zu einem anderen View mit der Identifikation „viewIdentif</w:t>
      </w:r>
      <w:r>
        <w:t>i</w:t>
      </w:r>
      <w:r>
        <w:t>er3“ wechselt.</w:t>
      </w:r>
    </w:p>
    <w:p w14:paraId="36C051A4" w14:textId="77777777" w:rsidR="00E618A2" w:rsidRDefault="00E618A2" w:rsidP="00DA2909">
      <w:pPr>
        <w:pStyle w:val="berschrift3"/>
      </w:pPr>
      <w:bookmarkStart w:id="73" w:name="_Toc282505726"/>
      <w:r>
        <w:t>Fazit</w:t>
      </w:r>
      <w:bookmarkEnd w:id="73"/>
    </w:p>
    <w:p w14:paraId="0B08C9DD" w14:textId="1041E3C3" w:rsidR="00E618A2" w:rsidRDefault="00E618A2" w:rsidP="00E618A2">
      <w:r>
        <w:t>Die Nutzung der anderen Actions oder Zelltypen erklärt sich anhand des Diagramms (</w:t>
      </w:r>
      <w:r>
        <w:fldChar w:fldCharType="begin"/>
      </w:r>
      <w:r>
        <w:instrText xml:space="preserve"> </w:instrText>
      </w:r>
      <w:r w:rsidR="000702A4">
        <w:instrText>REF</w:instrText>
      </w:r>
      <w:r>
        <w:instrText xml:space="preserve"> _Ref281488752 \h </w:instrText>
      </w:r>
      <w:r>
        <w:fldChar w:fldCharType="separate"/>
      </w:r>
      <w:r>
        <w:t xml:space="preserve">Abbildung </w:t>
      </w:r>
      <w:r>
        <w:rPr>
          <w:noProof/>
        </w:rPr>
        <w:t>5</w:t>
      </w:r>
      <w:r>
        <w:t>: Detaillierterer Entwurf Beschreibungssprache</w:t>
      </w:r>
      <w:r>
        <w:fldChar w:fldCharType="end"/>
      </w:r>
      <w:r>
        <w:t>) von selbst, was gerade zur Ei</w:t>
      </w:r>
      <w:r>
        <w:t>n</w:t>
      </w:r>
      <w:r>
        <w:t>fachheit der Sprache beiträgt. Erweiterungsmöglichkeiten ergeben sich bei den Zelltypen, A</w:t>
      </w:r>
      <w:r>
        <w:t>k</w:t>
      </w:r>
      <w:r>
        <w:t>tionstypen sowie Schaltflächentypen. Diese sind in dem ersten Entwurf bewusst gering geha</w:t>
      </w:r>
      <w:r>
        <w:t>l</w:t>
      </w:r>
      <w:r>
        <w:t>ten worden und reichen jedoch aus, um Teile der Muc2014 App im späteren Verlauf dieser Arbeit umzusetzen. Eine mächtige und ausgereifte Sprache ist nicht Ziel dieser Arbeit, so</w:t>
      </w:r>
      <w:r>
        <w:t>n</w:t>
      </w:r>
      <w:r>
        <w:t xml:space="preserve">dern eher </w:t>
      </w:r>
      <w:r w:rsidR="00194759">
        <w:t>K</w:t>
      </w:r>
      <w:r>
        <w:t xml:space="preserve">onzepte und Möglichkeiten </w:t>
      </w:r>
      <w:r w:rsidR="00194759">
        <w:t>zu finden</w:t>
      </w:r>
      <w:r>
        <w:t>, auf denen später weiter aufgebaut werden kann. Weitere Ergänzungen, insbesondere Attribute der einzelnen Klassen, sind nötig um deutlich detailliertere Anwendungsbeschreibungen zu ermöglichen, jedoch sollte die Kompl</w:t>
      </w:r>
      <w:r>
        <w:t>e</w:t>
      </w:r>
      <w:r>
        <w:t>xität dabei nicht außer Acht gelassen werden. Jede Änderung an der Sprache bringt auch Ä</w:t>
      </w:r>
      <w:r>
        <w:t>n</w:t>
      </w:r>
      <w:r>
        <w:t xml:space="preserve">derungen an allen entwickelten Interpretern mit sich, wovon die iOS Variante im nächsten Kapitel entworfen und umgesetzt wird.  </w:t>
      </w:r>
    </w:p>
    <w:p w14:paraId="6B34C91F" w14:textId="77777777" w:rsidR="00E618A2" w:rsidRPr="00DA4BC1" w:rsidRDefault="00E618A2" w:rsidP="00E618A2"/>
    <w:p w14:paraId="6314A00C" w14:textId="77777777" w:rsidR="00E618A2" w:rsidRDefault="00E618A2" w:rsidP="00E618A2">
      <w:pPr>
        <w:pStyle w:val="berschrift1"/>
      </w:pPr>
      <w:bookmarkStart w:id="74" w:name="_Ref282103667"/>
      <w:bookmarkStart w:id="75" w:name="_Toc282505727"/>
      <w:r>
        <w:t>iOS Interpreter</w:t>
      </w:r>
      <w:bookmarkEnd w:id="74"/>
      <w:bookmarkEnd w:id="75"/>
    </w:p>
    <w:p w14:paraId="294CDAE1" w14:textId="77777777" w:rsidR="00E618A2" w:rsidRDefault="00E618A2" w:rsidP="00E618A2">
      <w:r>
        <w:t>In diesem Kapitel geht es um die Entwicklung eines iOS Interpreters für die in Kapitel 3 en</w:t>
      </w:r>
      <w:r>
        <w:t>t</w:t>
      </w:r>
      <w:r>
        <w:t>worfene Beschreibungssprache. Ziel ist es einen voll funktionsfähigen Interpreter zu entwe</w:t>
      </w:r>
      <w:r>
        <w:t>r</w:t>
      </w:r>
      <w:r>
        <w:t>fen, sodass dieser in Kapitel 5 für die Entwicklung einer App benutzt werden kann. Der Inte</w:t>
      </w:r>
      <w:r>
        <w:t>r</w:t>
      </w:r>
      <w:r>
        <w:t>preter ist eine nativ entwickelte App, welche zur Laufzeit die Anwendungsbeschreibung lädt und interpretiert. Das sog. „</w:t>
      </w:r>
      <w:proofErr w:type="spellStart"/>
      <w:r>
        <w:t>caching</w:t>
      </w:r>
      <w:proofErr w:type="spellEnd"/>
      <w:r>
        <w:t>“ wird hier ebenfalls realisiert, sodass die Beschreibung, nachdem sie zunächst extern heruntergeladen wurde auch lokal vorliegt und nicht ständig neu geladen werden muss. Dies ermöglicht Teile der Applikation auch offline zu nutzen. Im nächsten Abschnitt werden zunächst die Architektur und verwendeten Technologien / Fram</w:t>
      </w:r>
      <w:r>
        <w:t>e</w:t>
      </w:r>
      <w:r>
        <w:t>works vorgestellt womit später der Interpreter entworfen wird.</w:t>
      </w:r>
    </w:p>
    <w:p w14:paraId="0475C082" w14:textId="77777777" w:rsidR="00E618A2" w:rsidRDefault="00E618A2" w:rsidP="00E618A2">
      <w:pPr>
        <w:pStyle w:val="berschrift2"/>
      </w:pPr>
      <w:bookmarkStart w:id="76" w:name="_Ref282171915"/>
      <w:bookmarkStart w:id="77" w:name="_Toc282505728"/>
      <w:r>
        <w:t>Architektur</w:t>
      </w:r>
      <w:bookmarkEnd w:id="76"/>
      <w:bookmarkEnd w:id="77"/>
    </w:p>
    <w:p w14:paraId="3466FBBE" w14:textId="77777777" w:rsidR="00E618A2" w:rsidRPr="00FF009A" w:rsidRDefault="00E618A2" w:rsidP="00E618A2">
      <w:r>
        <w:t xml:space="preserve">Da der Interpreter nativ auf Apples Betriebssystem iOS laufen soll, ist ein Teil der Architektur und der verwendbaren Technologien / Frameworks vorgegeben.   </w:t>
      </w:r>
    </w:p>
    <w:p w14:paraId="6DD46A8F" w14:textId="77777777" w:rsidR="00E618A2" w:rsidRPr="00087016" w:rsidRDefault="00E618A2" w:rsidP="00E618A2">
      <w:pPr>
        <w:pStyle w:val="berschrift4"/>
      </w:pPr>
      <w:r>
        <w:t>Apple iOS</w:t>
      </w:r>
    </w:p>
    <w:p w14:paraId="0908D52E" w14:textId="77777777" w:rsidR="00E618A2" w:rsidRDefault="00E618A2" w:rsidP="00E618A2">
      <w:r>
        <w:t xml:space="preserve">Als iOS Version wird hier 8.1 verwendet, welche im Dezember 2014 erschienen ist. Damit ist auch die Wahl der Programmiersprache verbunden, diese fällt nämlich auf Swift. Apple führte diese Sprache mit iOS 8 im September ein und ergänzt damit die alte Sprache </w:t>
      </w:r>
      <w:proofErr w:type="spellStart"/>
      <w:r>
        <w:t>Objective</w:t>
      </w:r>
      <w:proofErr w:type="spellEnd"/>
      <w:r>
        <w:t xml:space="preserve">-C. Mit Ergänzen ist gemeint, dass beide Sprachen gleichzeitig in einer Anwendung verwendet werden können, sodass in Swift auch Frameworks, die in </w:t>
      </w:r>
      <w:proofErr w:type="spellStart"/>
      <w:r>
        <w:t>Objective</w:t>
      </w:r>
      <w:proofErr w:type="spellEnd"/>
      <w:r>
        <w:t>-C geschrieben worden sind, verwendet werden können. Besonderheiten von Swift</w:t>
      </w:r>
      <w:r>
        <w:rPr>
          <w:rStyle w:val="Funotenzeichen"/>
        </w:rPr>
        <w:footnoteReference w:id="10"/>
      </w:r>
      <w:r>
        <w:t xml:space="preserve"> sind:</w:t>
      </w:r>
    </w:p>
    <w:p w14:paraId="32E70879" w14:textId="77777777" w:rsidR="00E618A2" w:rsidRDefault="00E618A2" w:rsidP="00967756">
      <w:pPr>
        <w:pStyle w:val="Listenabsatz"/>
        <w:numPr>
          <w:ilvl w:val="0"/>
          <w:numId w:val="12"/>
        </w:numPr>
      </w:pPr>
      <w:r>
        <w:t>Typinferenz / Ableitung</w:t>
      </w:r>
    </w:p>
    <w:p w14:paraId="643CDDBA" w14:textId="77777777" w:rsidR="00E618A2" w:rsidRDefault="00E618A2" w:rsidP="00967756">
      <w:pPr>
        <w:pStyle w:val="Listenabsatz"/>
        <w:numPr>
          <w:ilvl w:val="0"/>
          <w:numId w:val="12"/>
        </w:numPr>
      </w:pPr>
      <w:r>
        <w:t>Angabe von Modulen anstatt Header-Dateien</w:t>
      </w:r>
    </w:p>
    <w:p w14:paraId="0E130543" w14:textId="77777777" w:rsidR="00E618A2" w:rsidRDefault="00E618A2" w:rsidP="00967756">
      <w:pPr>
        <w:pStyle w:val="Listenabsatz"/>
        <w:numPr>
          <w:ilvl w:val="0"/>
          <w:numId w:val="12"/>
        </w:numPr>
      </w:pPr>
      <w:proofErr w:type="spellStart"/>
      <w:r>
        <w:t>Closures</w:t>
      </w:r>
      <w:proofErr w:type="spellEnd"/>
    </w:p>
    <w:p w14:paraId="0ABD82E8" w14:textId="77777777" w:rsidR="00E618A2" w:rsidRDefault="00E618A2" w:rsidP="00967756">
      <w:pPr>
        <w:pStyle w:val="Listenabsatz"/>
        <w:numPr>
          <w:ilvl w:val="0"/>
          <w:numId w:val="12"/>
        </w:numPr>
      </w:pPr>
      <w:proofErr w:type="spellStart"/>
      <w:r>
        <w:t>Tupel</w:t>
      </w:r>
      <w:proofErr w:type="spellEnd"/>
      <w:r>
        <w:t xml:space="preserve"> sowie multiple Rückgabewerte</w:t>
      </w:r>
    </w:p>
    <w:p w14:paraId="2353AE2A" w14:textId="77777777" w:rsidR="00E618A2" w:rsidRDefault="00E618A2" w:rsidP="00967756">
      <w:pPr>
        <w:pStyle w:val="Listenabsatz"/>
        <w:numPr>
          <w:ilvl w:val="0"/>
          <w:numId w:val="12"/>
        </w:numPr>
      </w:pPr>
      <w:proofErr w:type="spellStart"/>
      <w:r>
        <w:t>Generics</w:t>
      </w:r>
      <w:proofErr w:type="spellEnd"/>
    </w:p>
    <w:p w14:paraId="5C4D375B" w14:textId="77777777" w:rsidR="00E618A2" w:rsidRDefault="00E618A2" w:rsidP="00967756">
      <w:pPr>
        <w:pStyle w:val="Listenabsatz"/>
        <w:numPr>
          <w:ilvl w:val="0"/>
          <w:numId w:val="12"/>
        </w:numPr>
      </w:pPr>
      <w:r>
        <w:t xml:space="preserve">Funktionale Programmiermuster (bspw. </w:t>
      </w:r>
      <w:proofErr w:type="spellStart"/>
      <w:r>
        <w:t>map</w:t>
      </w:r>
      <w:proofErr w:type="spellEnd"/>
      <w:r>
        <w:t xml:space="preserve"> und </w:t>
      </w:r>
      <w:proofErr w:type="spellStart"/>
      <w:r>
        <w:t>filter</w:t>
      </w:r>
      <w:proofErr w:type="spellEnd"/>
      <w:r>
        <w:t>)</w:t>
      </w:r>
    </w:p>
    <w:p w14:paraId="19517D72" w14:textId="77777777" w:rsidR="00E618A2" w:rsidRDefault="00E618A2" w:rsidP="00E618A2">
      <w:r>
        <w:t xml:space="preserve">Für die App Entwicklung unter iOS wird ein Mac mit Mac OS X 10.9.4 oder neuer benötigt, sowie </w:t>
      </w:r>
      <w:proofErr w:type="spellStart"/>
      <w:r>
        <w:t>XCode</w:t>
      </w:r>
      <w:proofErr w:type="spellEnd"/>
      <w:r>
        <w:t xml:space="preserve"> 6 als Entwicklungsumgebung. Die Umgebung kann kostenlos über den </w:t>
      </w:r>
      <w:proofErr w:type="spellStart"/>
      <w:r>
        <w:t>AppStore</w:t>
      </w:r>
      <w:proofErr w:type="spellEnd"/>
      <w:r>
        <w:t xml:space="preserve"> heruntergeladen werden und bietet neben einem Quelltexteditor und GUI Editor noch viele weitere Features (Apple Inc. 2014). Ein Gerätesimulator für </w:t>
      </w:r>
      <w:proofErr w:type="spellStart"/>
      <w:r>
        <w:t>iPhones</w:t>
      </w:r>
      <w:proofErr w:type="spellEnd"/>
      <w:r>
        <w:t xml:space="preserve"> sowie </w:t>
      </w:r>
      <w:proofErr w:type="spellStart"/>
      <w:r>
        <w:t>iPads</w:t>
      </w:r>
      <w:proofErr w:type="spellEnd"/>
      <w:r>
        <w:t xml:space="preserve"> ist ebenfalls enthalten, jedoch ersetzt dieser nicht das Testen auf realen Endgeräten. In diesem Fall ist das ein </w:t>
      </w:r>
      <w:proofErr w:type="spellStart"/>
      <w:r>
        <w:t>iPhone</w:t>
      </w:r>
      <w:proofErr w:type="spellEnd"/>
      <w:r>
        <w:t xml:space="preserve"> 5 mit iOS 8.1. </w:t>
      </w:r>
    </w:p>
    <w:p w14:paraId="66463AA8" w14:textId="77777777" w:rsidR="00E618A2" w:rsidRDefault="00E618A2" w:rsidP="00E618A2">
      <w:pPr>
        <w:pStyle w:val="berschrift4"/>
      </w:pPr>
      <w:bookmarkStart w:id="78" w:name="_Ref282171949"/>
      <w:r>
        <w:t>Model View Controller</w:t>
      </w:r>
      <w:bookmarkEnd w:id="78"/>
    </w:p>
    <w:p w14:paraId="2F451A5F" w14:textId="77777777" w:rsidR="00E618A2" w:rsidRDefault="00E618A2" w:rsidP="00E618A2">
      <w:r>
        <w:t>Model View Controller (MVC, deutsch Modell Präsentation Steuerung) ist ein Entwurfsmu</w:t>
      </w:r>
      <w:r>
        <w:t>s</w:t>
      </w:r>
      <w:r>
        <w:t>ter zur Strukturierung der Softwareentwicklung, das Apple</w:t>
      </w:r>
      <w:r>
        <w:rPr>
          <w:rStyle w:val="Funotenzeichen"/>
        </w:rPr>
        <w:footnoteReference w:id="11"/>
      </w:r>
      <w:r>
        <w:t xml:space="preserve"> gerade für die Entwicklung von Apps vorschlägt. Das Model kümmert sich um die Daten der App, in diesem Fall ist das die Anwendungsbeschreibung. Der View zeigt die Benutzerschnittstellen und die Daten aus dem Model an. Der Controller ist für die Zusammenarbeit der beiden verantwortlich und steht s</w:t>
      </w:r>
      <w:r>
        <w:t>o</w:t>
      </w:r>
      <w:r>
        <w:t>mit zwischen ihnen. Er nimmt Benutzereingaben entgegen und reagiert auf Modelländeru</w:t>
      </w:r>
      <w:r>
        <w:t>n</w:t>
      </w:r>
      <w:r>
        <w:t xml:space="preserve">gen. Vorteil dieses Musters ist die strikte Trennung der Daten bzw. des Modells von seiner Darstellung, sodass bspw. eine Darstellungsänderung keinen Einfluss auf das Modell hat. </w:t>
      </w:r>
    </w:p>
    <w:p w14:paraId="0911721A" w14:textId="77777777" w:rsidR="00E618A2" w:rsidRDefault="00E618A2" w:rsidP="00E618A2">
      <w:pPr>
        <w:keepNext/>
      </w:pPr>
      <w:r>
        <w:rPr>
          <w:noProof/>
        </w:rPr>
        <w:drawing>
          <wp:inline distT="0" distB="0" distL="0" distR="0" wp14:anchorId="60A668D7" wp14:editId="6B10D9F1">
            <wp:extent cx="5760085" cy="1291590"/>
            <wp:effectExtent l="0" t="0" r="5715" b="381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ppl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1291590"/>
                    </a:xfrm>
                    <a:prstGeom prst="rect">
                      <a:avLst/>
                    </a:prstGeom>
                  </pic:spPr>
                </pic:pic>
              </a:graphicData>
            </a:graphic>
          </wp:inline>
        </w:drawing>
      </w:r>
    </w:p>
    <w:p w14:paraId="7D52FCC6" w14:textId="4ACB61D1" w:rsidR="00E618A2" w:rsidRPr="0054693A" w:rsidRDefault="00E618A2" w:rsidP="00E618A2">
      <w:pPr>
        <w:pStyle w:val="Beschriftung"/>
        <w:jc w:val="both"/>
        <w:rPr>
          <w:bCs w:val="0"/>
        </w:rPr>
      </w:pPr>
      <w:bookmarkStart w:id="79" w:name="_Toc282437271"/>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9</w:t>
      </w:r>
      <w:r>
        <w:rPr>
          <w:noProof/>
        </w:rPr>
        <w:fldChar w:fldCharType="end"/>
      </w:r>
      <w:r>
        <w:t>:Apple Model View Controller</w:t>
      </w:r>
      <w:bookmarkEnd w:id="79"/>
    </w:p>
    <w:p w14:paraId="73B83402" w14:textId="77777777" w:rsidR="00E618A2" w:rsidRDefault="00E618A2" w:rsidP="00E618A2">
      <w:pPr>
        <w:pStyle w:val="berschrift4"/>
      </w:pPr>
      <w:r>
        <w:t>CoreData</w:t>
      </w:r>
    </w:p>
    <w:p w14:paraId="7CB02922" w14:textId="77777777" w:rsidR="00E618A2" w:rsidRDefault="00E618A2" w:rsidP="00E618A2">
      <w:r>
        <w:t>Core Data ist ein von Apple entwickeltes Framework zum Management von Objekt Graphen sowie deren Persistenz (Apple Inc. 2014). Das Datenmodell wird mithilfe von Entitäten und ihren Relationen zueinander beschrieben. Darüber hinaus können noch Abrufoperationen d</w:t>
      </w:r>
      <w:r>
        <w:t>e</w:t>
      </w:r>
      <w:r>
        <w:t>finiert werden. Einige Besonderheiten sind zum Beispiel:</w:t>
      </w:r>
    </w:p>
    <w:p w14:paraId="0D26F9A9" w14:textId="77777777" w:rsidR="00E618A2" w:rsidRDefault="00E618A2" w:rsidP="00967756">
      <w:pPr>
        <w:pStyle w:val="Listenabsatz"/>
        <w:numPr>
          <w:ilvl w:val="0"/>
          <w:numId w:val="10"/>
        </w:numPr>
      </w:pPr>
      <w:r>
        <w:t>Änderungsverfolgung und deren Zurücknahme</w:t>
      </w:r>
    </w:p>
    <w:p w14:paraId="2B44890F" w14:textId="77777777" w:rsidR="00E618A2" w:rsidRDefault="00E618A2" w:rsidP="00967756">
      <w:pPr>
        <w:pStyle w:val="Listenabsatz"/>
        <w:numPr>
          <w:ilvl w:val="0"/>
          <w:numId w:val="10"/>
        </w:numPr>
      </w:pPr>
      <w:r>
        <w:t>Relationen Verwaltung</w:t>
      </w:r>
    </w:p>
    <w:p w14:paraId="7F4AD4EB" w14:textId="77777777" w:rsidR="00E618A2" w:rsidRDefault="00E618A2" w:rsidP="00967756">
      <w:pPr>
        <w:pStyle w:val="Listenabsatz"/>
        <w:numPr>
          <w:ilvl w:val="1"/>
          <w:numId w:val="10"/>
        </w:numPr>
      </w:pPr>
      <w:r>
        <w:t>Veränderungspropagation, Konsistenz der Objektrelationen</w:t>
      </w:r>
    </w:p>
    <w:p w14:paraId="74D73EB8" w14:textId="77777777" w:rsidR="00E618A2" w:rsidRDefault="00E618A2" w:rsidP="00967756">
      <w:pPr>
        <w:pStyle w:val="Listenabsatz"/>
        <w:numPr>
          <w:ilvl w:val="0"/>
          <w:numId w:val="10"/>
        </w:numPr>
      </w:pPr>
      <w:r>
        <w:t>Automatische Validierung von Objekteigenschaften</w:t>
      </w:r>
    </w:p>
    <w:p w14:paraId="008E02B9" w14:textId="77777777" w:rsidR="00E618A2" w:rsidRDefault="00E618A2" w:rsidP="00967756">
      <w:pPr>
        <w:pStyle w:val="Listenabsatz"/>
        <w:numPr>
          <w:ilvl w:val="0"/>
          <w:numId w:val="10"/>
        </w:numPr>
      </w:pPr>
      <w:r>
        <w:t>Intelligentes Laden</w:t>
      </w:r>
    </w:p>
    <w:p w14:paraId="630B19A5" w14:textId="77777777" w:rsidR="00E618A2" w:rsidRDefault="00E618A2" w:rsidP="00967756">
      <w:pPr>
        <w:pStyle w:val="Listenabsatz"/>
        <w:numPr>
          <w:ilvl w:val="1"/>
          <w:numId w:val="10"/>
        </w:numPr>
      </w:pPr>
      <w:r>
        <w:t>Objekte werden erst bei Gebrauch geladen</w:t>
      </w:r>
    </w:p>
    <w:p w14:paraId="3BE3AFC0" w14:textId="77777777" w:rsidR="00E618A2" w:rsidRDefault="00E618A2" w:rsidP="00967756">
      <w:pPr>
        <w:pStyle w:val="Listenabsatz"/>
        <w:numPr>
          <w:ilvl w:val="0"/>
          <w:numId w:val="10"/>
        </w:numPr>
      </w:pPr>
      <w:r>
        <w:t>Hochentwickelte Abfragemöglichkeiten</w:t>
      </w:r>
    </w:p>
    <w:p w14:paraId="28DA31C4" w14:textId="77777777" w:rsidR="00E618A2" w:rsidRDefault="00E618A2" w:rsidP="00967756">
      <w:pPr>
        <w:pStyle w:val="Listenabsatz"/>
        <w:numPr>
          <w:ilvl w:val="1"/>
          <w:numId w:val="10"/>
        </w:numPr>
      </w:pPr>
      <w:r>
        <w:t>Keine SQL Abfragen, Klasse NSPredicate übernimmt Abfragen</w:t>
      </w:r>
    </w:p>
    <w:p w14:paraId="55B3FDF3" w14:textId="704F35A4" w:rsidR="00E618A2" w:rsidRPr="00246A06" w:rsidRDefault="00E618A2" w:rsidP="00E618A2">
      <w:r>
        <w:t xml:space="preserve">CoreData ist keine relationale Datenbank oder ein Datenbank Management System. Es nutzt beispielsweise </w:t>
      </w:r>
      <w:proofErr w:type="spellStart"/>
      <w:r>
        <w:t>SQLite</w:t>
      </w:r>
      <w:proofErr w:type="spellEnd"/>
      <w:r>
        <w:t xml:space="preserve"> um Daten persistieren zu können, ist aber selber keine Datenbank</w:t>
      </w:r>
      <w:r w:rsidR="003B5A8C">
        <w:t xml:space="preserve"> </w:t>
      </w:r>
      <w:r>
        <w:t xml:space="preserve">(Apple </w:t>
      </w:r>
      <w:proofErr w:type="spellStart"/>
      <w:r>
        <w:t>Inc</w:t>
      </w:r>
      <w:proofErr w:type="spellEnd"/>
      <w:r>
        <w:t xml:space="preserve"> 2014). In diesem Fall wurde CoreData gewählt, weil es wie iOS auch von Apple über Jahre entwickelt, getestet und für die Entwicklung von Apps optimiert wurde. Das zeigt sich bspw. an der guten Integration in </w:t>
      </w:r>
      <w:proofErr w:type="spellStart"/>
      <w:r>
        <w:t>XCode</w:t>
      </w:r>
      <w:proofErr w:type="spellEnd"/>
      <w:r>
        <w:t>. Dort gibt es einen Editor für CoreData Date</w:t>
      </w:r>
      <w:r>
        <w:t>n</w:t>
      </w:r>
      <w:r>
        <w:t>modelle sowie die Möglichkeit aus dem entworfenen Modell für jede Entität Klassen zu gen</w:t>
      </w:r>
      <w:r>
        <w:t>e</w:t>
      </w:r>
      <w:r>
        <w:t>rieren. Ebenfalls kann bei Projektanlegung CoreData angewählt werden, wodurch das Framework automatisch in das Projekt eingebunden und Zugriffscode generiert wird. Der Hauptgrund für die Verwendung von CoreData ergibt sich jedoch aus dem folgenden Fram</w:t>
      </w:r>
      <w:r>
        <w:t>e</w:t>
      </w:r>
      <w:r>
        <w:t>work.</w:t>
      </w:r>
    </w:p>
    <w:p w14:paraId="752233A2" w14:textId="77777777" w:rsidR="00E618A2" w:rsidRDefault="00E618A2" w:rsidP="00E618A2">
      <w:pPr>
        <w:pStyle w:val="berschrift4"/>
      </w:pPr>
      <w:bookmarkStart w:id="80" w:name="_Ref282516132"/>
      <w:r>
        <w:t>RESTKit</w:t>
      </w:r>
      <w:bookmarkEnd w:id="80"/>
    </w:p>
    <w:p w14:paraId="3C23BE52" w14:textId="77777777" w:rsidR="00E618A2" w:rsidRDefault="00E618A2" w:rsidP="00E618A2">
      <w:r>
        <w:t>RESTKit</w:t>
      </w:r>
      <w:r>
        <w:rPr>
          <w:rStyle w:val="Funotenzeichen"/>
        </w:rPr>
        <w:footnoteReference w:id="12"/>
      </w:r>
      <w:r>
        <w:t xml:space="preserve"> ist ein </w:t>
      </w:r>
      <w:proofErr w:type="spellStart"/>
      <w:r>
        <w:t>Objective</w:t>
      </w:r>
      <w:proofErr w:type="spellEnd"/>
      <w:r>
        <w:t>-C Framework zur einfachen und schnellen Nutzung von We</w:t>
      </w:r>
      <w:r>
        <w:t>b</w:t>
      </w:r>
      <w:r>
        <w:t>diensten mit REST-Schnittstelle (</w:t>
      </w:r>
      <w:proofErr w:type="spellStart"/>
      <w:r>
        <w:t>RestKit</w:t>
      </w:r>
      <w:proofErr w:type="spellEnd"/>
      <w:r>
        <w:t xml:space="preserve"> 2014). Dies wird benötigt um die Anwendungsb</w:t>
      </w:r>
      <w:r>
        <w:t>e</w:t>
      </w:r>
      <w:r>
        <w:t>schreibung über eine solche Schnittstelle herunterzuladen, zu parsen und lokal zu speichern. Wichtige Funktionalitäten von RESTKit sind:</w:t>
      </w:r>
    </w:p>
    <w:p w14:paraId="42491BFE" w14:textId="77777777" w:rsidR="00E618A2" w:rsidRDefault="00E618A2" w:rsidP="00967756">
      <w:pPr>
        <w:pStyle w:val="Listenabsatz"/>
        <w:numPr>
          <w:ilvl w:val="0"/>
          <w:numId w:val="11"/>
        </w:numPr>
      </w:pPr>
      <w:r>
        <w:t>Einfaches HTTP Abfrage / Antwort System</w:t>
      </w:r>
    </w:p>
    <w:p w14:paraId="09C3AEB3" w14:textId="77777777" w:rsidR="00E618A2" w:rsidRDefault="00E618A2" w:rsidP="00967756">
      <w:pPr>
        <w:pStyle w:val="Listenabsatz"/>
        <w:numPr>
          <w:ilvl w:val="1"/>
          <w:numId w:val="11"/>
        </w:numPr>
      </w:pPr>
      <w:r>
        <w:t>Framework beinhaltet HTTP Klienten mit hilfreichen Methoden zur Inspektion von MIME Typen sowie Status Codes</w:t>
      </w:r>
    </w:p>
    <w:p w14:paraId="3311D12F" w14:textId="77777777" w:rsidR="00E618A2" w:rsidRDefault="00E618A2" w:rsidP="00967756">
      <w:pPr>
        <w:pStyle w:val="Listenabsatz"/>
        <w:numPr>
          <w:ilvl w:val="0"/>
          <w:numId w:val="11"/>
        </w:numPr>
      </w:pPr>
      <w:r>
        <w:t xml:space="preserve">Objekt Zuordnungssystem (engl. </w:t>
      </w:r>
      <w:proofErr w:type="spellStart"/>
      <w:r>
        <w:t>Object</w:t>
      </w:r>
      <w:proofErr w:type="spellEnd"/>
      <w:r>
        <w:t xml:space="preserve"> Mapping System)</w:t>
      </w:r>
    </w:p>
    <w:p w14:paraId="4D92CED7" w14:textId="77777777" w:rsidR="00E618A2" w:rsidRDefault="00E618A2" w:rsidP="00967756">
      <w:pPr>
        <w:pStyle w:val="Listenabsatz"/>
        <w:numPr>
          <w:ilvl w:val="1"/>
          <w:numId w:val="11"/>
        </w:numPr>
      </w:pPr>
      <w:r>
        <w:t>Deklarative Zuordnung von geladenen Daten zu nativen Objekten</w:t>
      </w:r>
    </w:p>
    <w:p w14:paraId="1415F4FC" w14:textId="77777777" w:rsidR="00E618A2" w:rsidRDefault="00E618A2" w:rsidP="00967756">
      <w:pPr>
        <w:pStyle w:val="Listenabsatz"/>
        <w:numPr>
          <w:ilvl w:val="1"/>
          <w:numId w:val="11"/>
        </w:numPr>
      </w:pPr>
      <w:r>
        <w:t>Automatische Typkonvertierung bspw. von String nach Datum (</w:t>
      </w:r>
      <w:proofErr w:type="spellStart"/>
      <w:r>
        <w:t>NSDate</w:t>
      </w:r>
      <w:proofErr w:type="spellEnd"/>
      <w:r>
        <w:t>)</w:t>
      </w:r>
    </w:p>
    <w:p w14:paraId="29642A16" w14:textId="77777777" w:rsidR="00E618A2" w:rsidRDefault="00E618A2" w:rsidP="00967756">
      <w:pPr>
        <w:pStyle w:val="Listenabsatz"/>
        <w:numPr>
          <w:ilvl w:val="0"/>
          <w:numId w:val="11"/>
        </w:numPr>
      </w:pPr>
      <w:r>
        <w:t>CoreData Unterstützung</w:t>
      </w:r>
    </w:p>
    <w:p w14:paraId="02AF4CDC" w14:textId="77777777" w:rsidR="00E618A2" w:rsidRDefault="00E618A2" w:rsidP="00967756">
      <w:pPr>
        <w:pStyle w:val="Listenabsatz"/>
        <w:numPr>
          <w:ilvl w:val="1"/>
          <w:numId w:val="11"/>
        </w:numPr>
      </w:pPr>
      <w:r>
        <w:t>ermöglicht direktes persistieren von geladenen Objekten</w:t>
      </w:r>
    </w:p>
    <w:p w14:paraId="1A24569C" w14:textId="77777777" w:rsidR="00E618A2" w:rsidRDefault="00E618A2" w:rsidP="00967756">
      <w:pPr>
        <w:pStyle w:val="Listenabsatz"/>
        <w:numPr>
          <w:ilvl w:val="1"/>
          <w:numId w:val="11"/>
        </w:numPr>
      </w:pPr>
      <w:r>
        <w:t>setzt Objektrelationen automatisch</w:t>
      </w:r>
    </w:p>
    <w:p w14:paraId="7F1B6B79" w14:textId="77777777" w:rsidR="00E618A2" w:rsidRDefault="00E618A2" w:rsidP="00967756">
      <w:pPr>
        <w:pStyle w:val="Listenabsatz"/>
        <w:numPr>
          <w:ilvl w:val="1"/>
          <w:numId w:val="11"/>
        </w:numPr>
      </w:pPr>
      <w:r>
        <w:t>API zur einfacheren Konfiguration von CoreData und Abfrage von Daten</w:t>
      </w:r>
    </w:p>
    <w:p w14:paraId="59F6F8C4" w14:textId="2F83B25E" w:rsidR="00E618A2" w:rsidRDefault="00E618A2" w:rsidP="00E618A2">
      <w:r>
        <w:t xml:space="preserve">Neben JSON Unterstützt RESTKit auch andere MIME Typen, die in diesem Fall jedoch nicht von Bedeutung sind. Das Objekt Mapping nutzt ein Entwurfsmuster namens Key-Value </w:t>
      </w:r>
      <w:proofErr w:type="spellStart"/>
      <w:r>
        <w:t>Coding</w:t>
      </w:r>
      <w:proofErr w:type="spellEnd"/>
      <w:r>
        <w:t>. Dies wird verwendet um indirekt Zugriff auf Objekteigenschaften / Attribute zu e</w:t>
      </w:r>
      <w:r>
        <w:t>r</w:t>
      </w:r>
      <w:r>
        <w:t>halten, indem Strings bzw. die Bezeichner der Attribute verwendet werden anstelle von Z</w:t>
      </w:r>
      <w:r>
        <w:t>u</w:t>
      </w:r>
      <w:r>
        <w:t>griffsmethoden oder dem direkten Zugriff über eine Instanz (Apple 2014). RESTKit macht sich dieses Muster zunutze um aus den geladenen Daten zuordnungsfähige Inhalte zu identif</w:t>
      </w:r>
      <w:r>
        <w:t>i</w:t>
      </w:r>
      <w:r>
        <w:t xml:space="preserve">zieren und die lokalen Objekte und Relationen zu initialisieren (RESTKit </w:t>
      </w:r>
      <w:proofErr w:type="spellStart"/>
      <w:r>
        <w:t>ObjectMapping</w:t>
      </w:r>
      <w:proofErr w:type="spellEnd"/>
      <w:r>
        <w:t xml:space="preserve"> 2014). Dies ist der Grund für die einfache deklarative Zuordnung von geladenen Daten zu n</w:t>
      </w:r>
      <w:r>
        <w:t>a</w:t>
      </w:r>
      <w:r>
        <w:t xml:space="preserve">tiven. </w:t>
      </w:r>
    </w:p>
    <w:p w14:paraId="1BCCCFC9" w14:textId="1B4C1A2E" w:rsidR="00394D18" w:rsidRDefault="00394D18" w:rsidP="00DA2909">
      <w:pPr>
        <w:pStyle w:val="berschrift4"/>
      </w:pPr>
      <w:bookmarkStart w:id="81" w:name="_Ref282516143"/>
      <w:proofErr w:type="spellStart"/>
      <w:r>
        <w:t>PixateFreestyle</w:t>
      </w:r>
      <w:bookmarkEnd w:id="81"/>
      <w:proofErr w:type="spellEnd"/>
    </w:p>
    <w:p w14:paraId="5195071D" w14:textId="3DCAE939" w:rsidR="00394D18" w:rsidRDefault="00394D18">
      <w:proofErr w:type="spellStart"/>
      <w:r>
        <w:t>PixateFreestyle</w:t>
      </w:r>
      <w:proofErr w:type="spellEnd"/>
      <w:r>
        <w:rPr>
          <w:rStyle w:val="Funotenzeichen"/>
        </w:rPr>
        <w:footnoteReference w:id="13"/>
      </w:r>
      <w:r>
        <w:t xml:space="preserve"> ist ein</w:t>
      </w:r>
      <w:r w:rsidR="00AE2D5F">
        <w:t xml:space="preserve"> Open Source</w:t>
      </w:r>
      <w:r>
        <w:t xml:space="preserve"> Framework </w:t>
      </w:r>
      <w:r w:rsidR="00AE2D5F">
        <w:t>um</w:t>
      </w:r>
      <w:r>
        <w:t xml:space="preserve"> nativen Benutzerschnittstellen</w:t>
      </w:r>
      <w:r w:rsidR="00AE2D5F">
        <w:t xml:space="preserve"> ein ind</w:t>
      </w:r>
      <w:r w:rsidR="00AE2D5F">
        <w:t>i</w:t>
      </w:r>
      <w:r w:rsidR="00AE2D5F">
        <w:t>viduelles Design zuzuordnen</w:t>
      </w:r>
      <w:r>
        <w:t xml:space="preserve">. </w:t>
      </w:r>
      <w:r w:rsidR="00AE2D5F">
        <w:t>Die unterstützten</w:t>
      </w:r>
      <w:r>
        <w:t xml:space="preserve"> Plattformen </w:t>
      </w:r>
      <w:r w:rsidR="00AE2D5F">
        <w:t>sind</w:t>
      </w:r>
      <w:r>
        <w:t xml:space="preserve"> iOS und </w:t>
      </w:r>
      <w:proofErr w:type="spellStart"/>
      <w:r>
        <w:t>Android</w:t>
      </w:r>
      <w:proofErr w:type="spellEnd"/>
      <w:r>
        <w:t>.</w:t>
      </w:r>
      <w:r w:rsidR="00AE2D5F">
        <w:t xml:space="preserve"> Das D</w:t>
      </w:r>
      <w:r w:rsidR="00AE2D5F">
        <w:t>e</w:t>
      </w:r>
      <w:r w:rsidR="00AE2D5F">
        <w:t>sign wird über Cascading Style Sheets</w:t>
      </w:r>
      <w:r w:rsidR="00AE2D5F">
        <w:rPr>
          <w:rStyle w:val="Funotenzeichen"/>
        </w:rPr>
        <w:footnoteReference w:id="14"/>
      </w:r>
      <w:r w:rsidR="00AE2D5F">
        <w:t xml:space="preserve"> (CSS) Dateien definiert. In iOS werden die Schnit</w:t>
      </w:r>
      <w:r w:rsidR="00AE2D5F">
        <w:t>t</w:t>
      </w:r>
      <w:r w:rsidR="00AE2D5F">
        <w:t xml:space="preserve">stellen um das Attribut </w:t>
      </w:r>
      <w:proofErr w:type="spellStart"/>
      <w:r w:rsidR="00AE2D5F">
        <w:t>styleClass</w:t>
      </w:r>
      <w:proofErr w:type="spellEnd"/>
      <w:r w:rsidR="00AE2D5F">
        <w:t xml:space="preserve"> erweitert damit man ihnen direkt in der CSS-Datei ein D</w:t>
      </w:r>
      <w:r w:rsidR="00AE2D5F">
        <w:t>e</w:t>
      </w:r>
      <w:r w:rsidR="00AE2D5F">
        <w:t>sign / Style zuordnen kann.</w:t>
      </w:r>
    </w:p>
    <w:p w14:paraId="6162E08B" w14:textId="0DB59933" w:rsidR="00717AA9" w:rsidRDefault="00717AA9" w:rsidP="007A4D01">
      <w:pPr>
        <w:pStyle w:val="berschrift4"/>
      </w:pPr>
      <w:bookmarkStart w:id="82" w:name="_Ref282516155"/>
      <w:proofErr w:type="spellStart"/>
      <w:r>
        <w:t>SDWebImage</w:t>
      </w:r>
      <w:bookmarkEnd w:id="82"/>
      <w:proofErr w:type="spellEnd"/>
    </w:p>
    <w:p w14:paraId="294D189A" w14:textId="089DEAB6" w:rsidR="00717AA9" w:rsidRPr="00394D18" w:rsidRDefault="00717AA9">
      <w:proofErr w:type="spellStart"/>
      <w:r>
        <w:t>SDWebImage</w:t>
      </w:r>
      <w:proofErr w:type="spellEnd"/>
      <w:r>
        <w:t xml:space="preserve"> ist eine Bibliothek die eine Kategorie enthält. Man Kategorien kann man in </w:t>
      </w:r>
      <w:proofErr w:type="spellStart"/>
      <w:r>
        <w:t>O</w:t>
      </w:r>
      <w:r>
        <w:t>b</w:t>
      </w:r>
      <w:r>
        <w:t>jective</w:t>
      </w:r>
      <w:proofErr w:type="spellEnd"/>
      <w:r>
        <w:t xml:space="preserve">-C andere Klassen erweitern. Das passiert in diesem Fall mit der Klasse </w:t>
      </w:r>
      <w:proofErr w:type="spellStart"/>
      <w:r>
        <w:t>UIImageView</w:t>
      </w:r>
      <w:proofErr w:type="spellEnd"/>
      <w:r>
        <w:t xml:space="preserve"> die zur Darstellung eines Bildes zuständig ist. Die Erweiterung bietet asynchrone Bild Dow</w:t>
      </w:r>
      <w:r>
        <w:t>n</w:t>
      </w:r>
      <w:r>
        <w:t>loads und eine automatische Cache Verwaltung für diese an. Das erleichtert die Verwendung externer Bilder und verlangsamt gleichzeitig nicht die Bilddarstellung, da die Bilder nebe</w:t>
      </w:r>
      <w:r>
        <w:t>n</w:t>
      </w:r>
      <w:r>
        <w:t xml:space="preserve">läufig nachgeladen werden. </w:t>
      </w:r>
    </w:p>
    <w:p w14:paraId="72B2621F" w14:textId="23E6D150" w:rsidR="00E618A2" w:rsidRDefault="00E618A2" w:rsidP="00E618A2">
      <w:pPr>
        <w:pStyle w:val="berschrift2"/>
      </w:pPr>
      <w:bookmarkStart w:id="83" w:name="_Toc282505729"/>
      <w:r>
        <w:t>Entwurf</w:t>
      </w:r>
      <w:bookmarkEnd w:id="83"/>
      <w:r w:rsidR="0048330A">
        <w:t xml:space="preserve"> </w:t>
      </w:r>
    </w:p>
    <w:p w14:paraId="2D340F83" w14:textId="1B9B06EB" w:rsidR="001C1725" w:rsidRDefault="00EF735B" w:rsidP="00DA2909">
      <w:r>
        <w:t>Der Entwurf</w:t>
      </w:r>
      <w:r w:rsidR="002D2D2E">
        <w:t xml:space="preserve"> und die Umsetzung</w:t>
      </w:r>
      <w:r>
        <w:t xml:space="preserve"> des Interpreters orientiert sich</w:t>
      </w:r>
      <w:r w:rsidR="007C3D5B">
        <w:t xml:space="preserve"> stark</w:t>
      </w:r>
      <w:r>
        <w:t xml:space="preserve"> am zuvor beschriebenen Entwurfsmuster </w:t>
      </w:r>
      <w:r>
        <w:fldChar w:fldCharType="begin"/>
      </w:r>
      <w:r>
        <w:instrText xml:space="preserve"> </w:instrText>
      </w:r>
      <w:r w:rsidR="000702A4">
        <w:instrText>REF</w:instrText>
      </w:r>
      <w:r>
        <w:instrText xml:space="preserve"> _Ref282171949 \h </w:instrText>
      </w:r>
      <w:r>
        <w:fldChar w:fldCharType="separate"/>
      </w:r>
      <w:r>
        <w:t>Model View Controller</w:t>
      </w:r>
      <w:r>
        <w:fldChar w:fldCharType="end"/>
      </w:r>
      <w:r>
        <w:t>.</w:t>
      </w:r>
      <w:r w:rsidR="002B3708">
        <w:t xml:space="preserve"> </w:t>
      </w:r>
      <w:r w:rsidR="001C1725">
        <w:t>Daher ergeben sich auch die folgenden drei Pakete:</w:t>
      </w:r>
      <w:r w:rsidR="002B3708">
        <w:t xml:space="preserve"> Mo</w:t>
      </w:r>
      <w:r w:rsidR="001C1725">
        <w:t>del, View und</w:t>
      </w:r>
      <w:r w:rsidR="002B3708">
        <w:t xml:space="preserve"> Controller. Deren Inhalte stehen zu Beginn im Vordergrund, sodass die ei</w:t>
      </w:r>
      <w:r w:rsidR="002B3708">
        <w:t>n</w:t>
      </w:r>
      <w:r w:rsidR="002B3708">
        <w:t xml:space="preserve">zelnen Abhängigkeiten und </w:t>
      </w:r>
      <w:r w:rsidR="00262B3A">
        <w:t>Verbindungen</w:t>
      </w:r>
      <w:r w:rsidR="002B3708">
        <w:t xml:space="preserve"> innerhalb der Pakete zunächst vernachlässigt we</w:t>
      </w:r>
      <w:r w:rsidR="002B3708">
        <w:t>r</w:t>
      </w:r>
      <w:r w:rsidR="002B3708">
        <w:t xml:space="preserve">den. </w:t>
      </w:r>
      <w:r w:rsidR="009B3D7A">
        <w:t>Dies wird jedoch in den Abschnitten zu den jeweiligen Paketen nachgeholt.</w:t>
      </w:r>
      <w:r w:rsidR="002B3708">
        <w:t xml:space="preserve"> </w:t>
      </w:r>
      <w:r w:rsidR="001C1725">
        <w:t>Auf das</w:t>
      </w:r>
      <w:r w:rsidR="00454C25">
        <w:t xml:space="preserve"> al</w:t>
      </w:r>
      <w:r w:rsidR="00454C25">
        <w:t>l</w:t>
      </w:r>
      <w:r w:rsidR="00454C25">
        <w:t>gemeine</w:t>
      </w:r>
      <w:r w:rsidR="001C1725">
        <w:t xml:space="preserve"> Zusammenspiel der einzelnen Pakete wird ebenfalls nicht näher eingegangen, da dies aus dem Verständnis des Entwurfsmusters hervorgeht.</w:t>
      </w:r>
      <w:r w:rsidR="00AE2D5F">
        <w:t xml:space="preserve"> </w:t>
      </w:r>
    </w:p>
    <w:p w14:paraId="538D5752" w14:textId="77746EAE" w:rsidR="009B3D7A" w:rsidRDefault="009B3D7A" w:rsidP="00DA2909">
      <w:pPr>
        <w:pStyle w:val="berschrift3"/>
      </w:pPr>
      <w:bookmarkStart w:id="84" w:name="_Ref282240667"/>
      <w:bookmarkStart w:id="85" w:name="_Toc282505730"/>
      <w:r>
        <w:t>Paket</w:t>
      </w:r>
      <w:r w:rsidR="006947DB">
        <w:t>e</w:t>
      </w:r>
      <w:r w:rsidR="005C55D5">
        <w:t xml:space="preserve"> Ü</w:t>
      </w:r>
      <w:r w:rsidR="00041CBC">
        <w:t>berblick</w:t>
      </w:r>
      <w:bookmarkEnd w:id="84"/>
      <w:bookmarkEnd w:id="85"/>
    </w:p>
    <w:p w14:paraId="6F25D6CF" w14:textId="19AEC667" w:rsidR="009B3D7A" w:rsidRDefault="009B3D7A" w:rsidP="00DA2909">
      <w:pPr>
        <w:pStyle w:val="berschrift4"/>
      </w:pPr>
      <w:r>
        <w:t>Model</w:t>
      </w:r>
    </w:p>
    <w:p w14:paraId="6FCCDD1F" w14:textId="77777777" w:rsidR="00C93128" w:rsidRDefault="00262B3A" w:rsidP="00DA2909">
      <w:pPr>
        <w:keepNext/>
      </w:pPr>
      <w:r>
        <w:rPr>
          <w:noProof/>
        </w:rPr>
        <w:drawing>
          <wp:inline distT="0" distB="0" distL="0" distR="0" wp14:anchorId="34357ADB" wp14:editId="7AEA30B1">
            <wp:extent cx="4874212" cy="5820536"/>
            <wp:effectExtent l="0" t="0" r="317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verview.jpg"/>
                    <pic:cNvPicPr/>
                  </pic:nvPicPr>
                  <pic:blipFill>
                    <a:blip r:embed="rId19">
                      <a:extLst>
                        <a:ext uri="{28A0092B-C50C-407E-A947-70E740481C1C}">
                          <a14:useLocalDpi xmlns:a14="http://schemas.microsoft.com/office/drawing/2010/main" val="0"/>
                        </a:ext>
                      </a:extLst>
                    </a:blip>
                    <a:stretch>
                      <a:fillRect/>
                    </a:stretch>
                  </pic:blipFill>
                  <pic:spPr>
                    <a:xfrm>
                      <a:off x="0" y="0"/>
                      <a:ext cx="4874212" cy="5820536"/>
                    </a:xfrm>
                    <a:prstGeom prst="rect">
                      <a:avLst/>
                    </a:prstGeom>
                  </pic:spPr>
                </pic:pic>
              </a:graphicData>
            </a:graphic>
          </wp:inline>
        </w:drawing>
      </w:r>
    </w:p>
    <w:p w14:paraId="60FE12FD" w14:textId="48C70EA8" w:rsidR="009B3D7A" w:rsidRPr="009B3D7A" w:rsidRDefault="00C93128" w:rsidP="00DA2909">
      <w:pPr>
        <w:pStyle w:val="Beschriftung"/>
        <w:jc w:val="both"/>
      </w:pPr>
      <w:bookmarkStart w:id="86" w:name="_Toc282437272"/>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10</w:t>
      </w:r>
      <w:r w:rsidR="00DE5DF4">
        <w:rPr>
          <w:noProof/>
        </w:rPr>
        <w:fldChar w:fldCharType="end"/>
      </w:r>
      <w:r>
        <w:t>: Paket Model Überblick</w:t>
      </w:r>
      <w:bookmarkEnd w:id="86"/>
    </w:p>
    <w:p w14:paraId="28B91670" w14:textId="4BACB927" w:rsidR="009B3D7A" w:rsidRDefault="009B3D7A" w:rsidP="00DA2909">
      <w:r>
        <w:t xml:space="preserve">Die Inhalte des Pakets </w:t>
      </w:r>
      <w:r w:rsidRPr="00DA2909">
        <w:rPr>
          <w:i/>
        </w:rPr>
        <w:t>Model</w:t>
      </w:r>
      <w:r>
        <w:t xml:space="preserve"> </w:t>
      </w:r>
      <w:r w:rsidR="00262B3A">
        <w:t xml:space="preserve">ergeben sich aus dem </w:t>
      </w:r>
      <w:r>
        <w:fldChar w:fldCharType="begin"/>
      </w:r>
      <w:r>
        <w:instrText xml:space="preserve"> </w:instrText>
      </w:r>
      <w:r w:rsidR="000702A4">
        <w:instrText>REF</w:instrText>
      </w:r>
      <w:r>
        <w:instrText xml:space="preserve"> _Ref281488732 \h </w:instrText>
      </w:r>
      <w:r>
        <w:fldChar w:fldCharType="separate"/>
      </w:r>
      <w:r>
        <w:t>Entwurf</w:t>
      </w:r>
      <w:r>
        <w:fldChar w:fldCharType="end"/>
      </w:r>
      <w:r>
        <w:t xml:space="preserve"> der Beschreibungssprache aus Kapitel 3</w:t>
      </w:r>
      <w:r w:rsidR="00262B3A">
        <w:t xml:space="preserve">. </w:t>
      </w:r>
      <w:r w:rsidR="00077FBD">
        <w:t xml:space="preserve">Die Sprachelemente Tab, Icons, </w:t>
      </w:r>
      <w:proofErr w:type="spellStart"/>
      <w:r w:rsidR="00077FBD">
        <w:t>Section</w:t>
      </w:r>
      <w:proofErr w:type="spellEnd"/>
      <w:r w:rsidR="00077FBD">
        <w:t xml:space="preserve"> und View werden jeweils </w:t>
      </w:r>
      <w:r w:rsidR="00AC4818">
        <w:t xml:space="preserve">mit </w:t>
      </w:r>
      <w:r w:rsidR="00077FBD">
        <w:t>einer eigenen Klasse repräsentiert. Im CoreData Daten Modell bezeichnet man diese als Entitäten, woraus später die konkreten Klassen generiert werden. Aufgrund der geforderten Erweiterbarkeit e</w:t>
      </w:r>
      <w:r w:rsidR="00077FBD">
        <w:t>r</w:t>
      </w:r>
      <w:r w:rsidR="00077FBD">
        <w:t xml:space="preserve">halten die Sprachelemente </w:t>
      </w:r>
      <w:proofErr w:type="spellStart"/>
      <w:r w:rsidR="00077FBD">
        <w:t>Cell</w:t>
      </w:r>
      <w:proofErr w:type="spellEnd"/>
      <w:r w:rsidR="00077FBD">
        <w:t xml:space="preserve">, Action und Button jeweils eine abstrakte Oberklasse, von der die konkreten Klassen erben. </w:t>
      </w:r>
    </w:p>
    <w:p w14:paraId="64AB16DB" w14:textId="1298AA4D" w:rsidR="001C1725" w:rsidRDefault="001C1725" w:rsidP="00DA2909">
      <w:pPr>
        <w:pStyle w:val="berschrift4"/>
      </w:pPr>
      <w:bookmarkStart w:id="87" w:name="_Ref282240683"/>
      <w:r>
        <w:t>View</w:t>
      </w:r>
      <w:bookmarkEnd w:id="87"/>
    </w:p>
    <w:p w14:paraId="00E92E1F" w14:textId="77777777" w:rsidR="00C93128" w:rsidRDefault="00C93128" w:rsidP="00DA2909">
      <w:pPr>
        <w:keepNext/>
      </w:pPr>
      <w:r>
        <w:rPr>
          <w:noProof/>
        </w:rPr>
        <w:drawing>
          <wp:inline distT="0" distB="0" distL="0" distR="0" wp14:anchorId="15557536" wp14:editId="4939CCD0">
            <wp:extent cx="1457325" cy="1361086"/>
            <wp:effectExtent l="0" t="0" r="0" b="1079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verview.jpg"/>
                    <pic:cNvPicPr/>
                  </pic:nvPicPr>
                  <pic:blipFill>
                    <a:blip r:embed="rId20">
                      <a:extLst>
                        <a:ext uri="{28A0092B-C50C-407E-A947-70E740481C1C}">
                          <a14:useLocalDpi xmlns:a14="http://schemas.microsoft.com/office/drawing/2010/main" val="0"/>
                        </a:ext>
                      </a:extLst>
                    </a:blip>
                    <a:stretch>
                      <a:fillRect/>
                    </a:stretch>
                  </pic:blipFill>
                  <pic:spPr>
                    <a:xfrm>
                      <a:off x="0" y="0"/>
                      <a:ext cx="1457325" cy="1361086"/>
                    </a:xfrm>
                    <a:prstGeom prst="rect">
                      <a:avLst/>
                    </a:prstGeom>
                  </pic:spPr>
                </pic:pic>
              </a:graphicData>
            </a:graphic>
          </wp:inline>
        </w:drawing>
      </w:r>
    </w:p>
    <w:p w14:paraId="0625FD08" w14:textId="178A3034" w:rsidR="00C93128" w:rsidRDefault="00C93128" w:rsidP="00DA2909">
      <w:pPr>
        <w:pStyle w:val="Beschriftung"/>
        <w:jc w:val="both"/>
      </w:pPr>
      <w:bookmarkStart w:id="88" w:name="_Toc282437273"/>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11</w:t>
      </w:r>
      <w:r w:rsidR="00DE5DF4">
        <w:rPr>
          <w:noProof/>
        </w:rPr>
        <w:fldChar w:fldCharType="end"/>
      </w:r>
      <w:r>
        <w:t>: Paket View Überblick</w:t>
      </w:r>
      <w:bookmarkEnd w:id="88"/>
    </w:p>
    <w:p w14:paraId="2605D198" w14:textId="2D39013F" w:rsidR="00C93128" w:rsidRPr="00C93128" w:rsidRDefault="00C93128" w:rsidP="00DA2909">
      <w:r>
        <w:t xml:space="preserve">Das Paket View setzt sich insgesamt aus nur zwei Klassen zusammen. Die anderen Klassen werden hier nicht explizit erwähnt, da es sich um die Standarttypen der jeweiligen Controller handelt und diese vollkommen zur gewünschten Darstellung ausreichen. Bei einer individuell gewünschten Darstellung müssen diese ersetzt bzw. überschrieben werden. Die Klasse </w:t>
      </w:r>
      <w:proofErr w:type="spellStart"/>
      <w:r w:rsidRPr="00DA2909">
        <w:rPr>
          <w:i/>
        </w:rPr>
        <w:t>U</w:t>
      </w:r>
      <w:r w:rsidRPr="00DA2909">
        <w:rPr>
          <w:i/>
        </w:rPr>
        <w:t>I</w:t>
      </w:r>
      <w:r w:rsidRPr="00DA2909">
        <w:rPr>
          <w:i/>
        </w:rPr>
        <w:t>TextFieldCell</w:t>
      </w:r>
      <w:proofErr w:type="spellEnd"/>
      <w:r>
        <w:t xml:space="preserve"> ist für die Darstellung der Modellklasse </w:t>
      </w:r>
      <w:proofErr w:type="spellStart"/>
      <w:r w:rsidRPr="00DA2909">
        <w:rPr>
          <w:i/>
        </w:rPr>
        <w:t>CellTextField</w:t>
      </w:r>
      <w:proofErr w:type="spellEnd"/>
      <w:r>
        <w:t xml:space="preserve"> zuständig und stellt n</w:t>
      </w:r>
      <w:r>
        <w:t>e</w:t>
      </w:r>
      <w:r>
        <w:t>ben einem Textfeld noch eine Schaltfläche zur Verfügung. Die zweite Klasse ist für die Da</w:t>
      </w:r>
      <w:r>
        <w:t>r</w:t>
      </w:r>
      <w:r>
        <w:t xml:space="preserve">stellung einer </w:t>
      </w:r>
      <w:proofErr w:type="spellStart"/>
      <w:r w:rsidRPr="00DA2909">
        <w:rPr>
          <w:i/>
        </w:rPr>
        <w:t>CellImage</w:t>
      </w:r>
      <w:proofErr w:type="spellEnd"/>
      <w:r w:rsidR="00BC3092">
        <w:t xml:space="preserve"> zuständig.</w:t>
      </w:r>
    </w:p>
    <w:p w14:paraId="7C082F5E" w14:textId="610E3018" w:rsidR="00262B3A" w:rsidRDefault="00262B3A" w:rsidP="00DA2909">
      <w:pPr>
        <w:pStyle w:val="berschrift4"/>
      </w:pPr>
      <w:r>
        <w:t>Controller</w:t>
      </w:r>
    </w:p>
    <w:p w14:paraId="29B2FA98" w14:textId="77777777" w:rsidR="00F015A2" w:rsidRDefault="00F015A2" w:rsidP="00DA2909">
      <w:pPr>
        <w:keepNext/>
      </w:pPr>
      <w:r>
        <w:rPr>
          <w:noProof/>
        </w:rPr>
        <w:drawing>
          <wp:inline distT="0" distB="0" distL="0" distR="0" wp14:anchorId="59232B70" wp14:editId="62B5487E">
            <wp:extent cx="3762375" cy="1680527"/>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Overview.jpg"/>
                    <pic:cNvPicPr/>
                  </pic:nvPicPr>
                  <pic:blipFill>
                    <a:blip r:embed="rId21">
                      <a:extLst>
                        <a:ext uri="{28A0092B-C50C-407E-A947-70E740481C1C}">
                          <a14:useLocalDpi xmlns:a14="http://schemas.microsoft.com/office/drawing/2010/main" val="0"/>
                        </a:ext>
                      </a:extLst>
                    </a:blip>
                    <a:stretch>
                      <a:fillRect/>
                    </a:stretch>
                  </pic:blipFill>
                  <pic:spPr>
                    <a:xfrm>
                      <a:off x="0" y="0"/>
                      <a:ext cx="3762375" cy="1680527"/>
                    </a:xfrm>
                    <a:prstGeom prst="rect">
                      <a:avLst/>
                    </a:prstGeom>
                  </pic:spPr>
                </pic:pic>
              </a:graphicData>
            </a:graphic>
          </wp:inline>
        </w:drawing>
      </w:r>
    </w:p>
    <w:p w14:paraId="7857E7CD" w14:textId="2B680752" w:rsidR="00262B3A" w:rsidRDefault="00F015A2" w:rsidP="00DA2909">
      <w:pPr>
        <w:pStyle w:val="Beschriftung"/>
        <w:jc w:val="both"/>
      </w:pPr>
      <w:bookmarkStart w:id="89" w:name="_Toc282437274"/>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12</w:t>
      </w:r>
      <w:r w:rsidR="00DE5DF4">
        <w:rPr>
          <w:noProof/>
        </w:rPr>
        <w:fldChar w:fldCharType="end"/>
      </w:r>
      <w:r>
        <w:t>: Paket Controller Überblick</w:t>
      </w:r>
      <w:bookmarkEnd w:id="89"/>
    </w:p>
    <w:p w14:paraId="2EE5A59B" w14:textId="2A0CE4A8" w:rsidR="00F015A2" w:rsidRDefault="00F015A2" w:rsidP="00DA2909">
      <w:r>
        <w:t xml:space="preserve">Im Paket Controller befinden sich die 2 Hauptcontroller </w:t>
      </w:r>
      <w:proofErr w:type="spellStart"/>
      <w:r w:rsidRPr="00DA2909">
        <w:rPr>
          <w:i/>
        </w:rPr>
        <w:t>TabBarController</w:t>
      </w:r>
      <w:proofErr w:type="spellEnd"/>
      <w:r>
        <w:t xml:space="preserve"> und </w:t>
      </w:r>
      <w:proofErr w:type="spellStart"/>
      <w:r w:rsidRPr="00DA2909">
        <w:rPr>
          <w:i/>
        </w:rPr>
        <w:t>ViewContro</w:t>
      </w:r>
      <w:r w:rsidRPr="00DA2909">
        <w:rPr>
          <w:i/>
        </w:rPr>
        <w:t>l</w:t>
      </w:r>
      <w:r w:rsidRPr="00DA2909">
        <w:rPr>
          <w:i/>
        </w:rPr>
        <w:t>ler</w:t>
      </w:r>
      <w:proofErr w:type="spellEnd"/>
      <w:r>
        <w:t xml:space="preserve">. </w:t>
      </w:r>
      <w:r w:rsidR="0092090C">
        <w:t>Die Klasse</w:t>
      </w:r>
      <w:r>
        <w:t xml:space="preserve"> </w:t>
      </w:r>
      <w:proofErr w:type="spellStart"/>
      <w:r w:rsidRPr="00DA2909">
        <w:rPr>
          <w:i/>
        </w:rPr>
        <w:t>WebViewController</w:t>
      </w:r>
      <w:proofErr w:type="spellEnd"/>
      <w:r>
        <w:t xml:space="preserve"> </w:t>
      </w:r>
      <w:r w:rsidR="0092090C">
        <w:t xml:space="preserve">ist für die Action </w:t>
      </w:r>
      <w:proofErr w:type="spellStart"/>
      <w:r w:rsidR="0092090C" w:rsidRPr="00DA2909">
        <w:rPr>
          <w:i/>
        </w:rPr>
        <w:t>WebViewWithURL</w:t>
      </w:r>
      <w:proofErr w:type="spellEnd"/>
      <w:r w:rsidR="0092090C">
        <w:t xml:space="preserve"> von Bedeutung und verwaltet dort den </w:t>
      </w:r>
      <w:proofErr w:type="spellStart"/>
      <w:r w:rsidR="0092090C">
        <w:t>WebView</w:t>
      </w:r>
      <w:proofErr w:type="spellEnd"/>
      <w:r w:rsidR="0092090C">
        <w:t xml:space="preserve">. Der </w:t>
      </w:r>
      <w:proofErr w:type="spellStart"/>
      <w:r w:rsidR="0092090C">
        <w:t>TabBarController</w:t>
      </w:r>
      <w:proofErr w:type="spellEnd"/>
      <w:r w:rsidR="0092090C">
        <w:t xml:space="preserve"> ist der erste Controller der nach Anwe</w:t>
      </w:r>
      <w:r w:rsidR="0092090C">
        <w:t>n</w:t>
      </w:r>
      <w:r w:rsidR="0092090C">
        <w:t>dungsstart die Kontrolle übernimmt, weshalb er auch als Initialcontroller bezeichnet wird.</w:t>
      </w:r>
      <w:r w:rsidR="00AC4818">
        <w:t xml:space="preserve"> Dieser benötigt daher auch die </w:t>
      </w:r>
      <w:r w:rsidR="00DE76D2">
        <w:t>Adresse</w:t>
      </w:r>
      <w:r w:rsidR="00AC4818">
        <w:t xml:space="preserve"> der Anwendungsbeschreibung.</w:t>
      </w:r>
      <w:r w:rsidR="00DE76D2">
        <w:t xml:space="preserve"> Er versucht zunächst eine lokal gespeicherte Anwendungsbeschreibung zu laden. Ist das nicht möglich, greift er über die eben genannte Adresse auf eine REST-Schnittstelle zu und lädt die Anwendungsb</w:t>
      </w:r>
      <w:r w:rsidR="00DE76D2">
        <w:t>e</w:t>
      </w:r>
      <w:r w:rsidR="00DE76D2">
        <w:t xml:space="preserve">schreibung herunter. </w:t>
      </w:r>
      <w:r w:rsidR="0092090C">
        <w:t xml:space="preserve">Der </w:t>
      </w:r>
      <w:proofErr w:type="spellStart"/>
      <w:r w:rsidR="0092090C">
        <w:t>ViewController</w:t>
      </w:r>
      <w:proofErr w:type="spellEnd"/>
      <w:r w:rsidR="0092090C">
        <w:t xml:space="preserve"> ist der wichtigste Controller und für die Verwaltung eines einzelnen Views zuständig.</w:t>
      </w:r>
      <w:r w:rsidR="001A76E4">
        <w:t xml:space="preserve"> </w:t>
      </w:r>
      <w:r w:rsidR="0092090C">
        <w:t xml:space="preserve">Für jeden View wird demnach eine eigene Instanz dieses Controllers erzeugt. Ebenfalls befindet sich hier das Paket </w:t>
      </w:r>
      <w:r w:rsidR="0092090C" w:rsidRPr="00DA2909">
        <w:rPr>
          <w:i/>
        </w:rPr>
        <w:t>Parser</w:t>
      </w:r>
      <w:r w:rsidR="0092090C">
        <w:t xml:space="preserve">. Es enthält zwei Klassen: </w:t>
      </w:r>
      <w:proofErr w:type="spellStart"/>
      <w:r w:rsidR="0092090C">
        <w:t>RestParser</w:t>
      </w:r>
      <w:proofErr w:type="spellEnd"/>
      <w:r w:rsidR="0092090C">
        <w:t xml:space="preserve"> und </w:t>
      </w:r>
      <w:proofErr w:type="spellStart"/>
      <w:r w:rsidR="0092090C">
        <w:t>RestObjectMappings</w:t>
      </w:r>
      <w:proofErr w:type="spellEnd"/>
      <w:r w:rsidR="0092090C">
        <w:t>. Die erste bietet eine Schnittstelle zum RESTKit Framework an und ermöglicht somit das Herunterladen und Persistieren der Anwendungsb</w:t>
      </w:r>
      <w:r w:rsidR="0092090C">
        <w:t>e</w:t>
      </w:r>
      <w:r w:rsidR="0092090C">
        <w:t xml:space="preserve">schreibung. In der zweiten </w:t>
      </w:r>
      <w:r w:rsidR="00041CBC">
        <w:t>Klasse</w:t>
      </w:r>
      <w:r w:rsidR="0092090C">
        <w:t xml:space="preserve"> werden die Objektzuordnungen definiert. Diese wurden zur Verbesserung der Wartbarkeit des Codes hierhin ausgelagert.</w:t>
      </w:r>
    </w:p>
    <w:p w14:paraId="7A59593A" w14:textId="67CE0E4B" w:rsidR="00041CBC" w:rsidRDefault="00041CBC" w:rsidP="00DA2909">
      <w:r>
        <w:t xml:space="preserve">In den nächsten drei Abschnitten </w:t>
      </w:r>
      <w:r w:rsidR="00394D18">
        <w:t>wird</w:t>
      </w:r>
      <w:r>
        <w:t xml:space="preserve"> die</w:t>
      </w:r>
      <w:r w:rsidR="00394D18">
        <w:t xml:space="preserve"> Umsetzung der</w:t>
      </w:r>
      <w:r>
        <w:t xml:space="preserve"> einzelnen Klassen vorgestellt.</w:t>
      </w:r>
    </w:p>
    <w:p w14:paraId="6707316E" w14:textId="1A002F2A" w:rsidR="00394D18" w:rsidRDefault="00394D18">
      <w:pPr>
        <w:pStyle w:val="berschrift2"/>
      </w:pPr>
      <w:bookmarkStart w:id="90" w:name="_Toc282505731"/>
      <w:r>
        <w:t>Umsetzung</w:t>
      </w:r>
      <w:bookmarkEnd w:id="90"/>
    </w:p>
    <w:p w14:paraId="53821AB1" w14:textId="2D033D6D" w:rsidR="00041CBC" w:rsidRPr="00F015A2" w:rsidRDefault="00041CBC" w:rsidP="00DA2909">
      <w:pPr>
        <w:pStyle w:val="berschrift3"/>
      </w:pPr>
      <w:bookmarkStart w:id="91" w:name="_Toc282505732"/>
      <w:r>
        <w:t>Model</w:t>
      </w:r>
      <w:bookmarkEnd w:id="91"/>
    </w:p>
    <w:p w14:paraId="44DB82A2" w14:textId="6A5E86EA" w:rsidR="00806D47" w:rsidRDefault="0067167E" w:rsidP="00DA2909">
      <w:r>
        <w:t xml:space="preserve">In diesem Abschnitt </w:t>
      </w:r>
      <w:r w:rsidR="00F84312">
        <w:t xml:space="preserve">werden die Klassen des </w:t>
      </w:r>
      <w:r>
        <w:t>Paket</w:t>
      </w:r>
      <w:r w:rsidR="00F84312">
        <w:t>s</w:t>
      </w:r>
      <w:r>
        <w:t xml:space="preserve"> Model entworfen. </w:t>
      </w:r>
      <w:r w:rsidR="00F84312">
        <w:t>Die Beschreibung</w:t>
      </w:r>
      <w:r w:rsidR="00F84312">
        <w:t>s</w:t>
      </w:r>
      <w:r w:rsidR="00F84312">
        <w:t>sprachenelemente werden</w:t>
      </w:r>
      <w:r>
        <w:t xml:space="preserve"> als Entitäten im CoreData Model Editor von </w:t>
      </w:r>
      <w:proofErr w:type="spellStart"/>
      <w:r>
        <w:t>XCode</w:t>
      </w:r>
      <w:proofErr w:type="spellEnd"/>
      <w:r>
        <w:t xml:space="preserve"> modelliert um daraus automatisch die Swift-Klassen</w:t>
      </w:r>
      <w:r w:rsidR="005B45FC">
        <w:t xml:space="preserve"> zu</w:t>
      </w:r>
      <w:r>
        <w:t xml:space="preserve"> generieren </w:t>
      </w:r>
      <w:r w:rsidR="005B45FC">
        <w:t>die sich persistieren lassen</w:t>
      </w:r>
      <w:r>
        <w:t>. Die generie</w:t>
      </w:r>
      <w:r>
        <w:t>r</w:t>
      </w:r>
      <w:r>
        <w:t>ten Klassen müssen dann noch um einige Methoden erweitert werden</w:t>
      </w:r>
      <w:r w:rsidR="00F84312">
        <w:t xml:space="preserve">. </w:t>
      </w:r>
    </w:p>
    <w:p w14:paraId="342F6AE0" w14:textId="2E3AF4DB" w:rsidR="00806D47" w:rsidRDefault="00806D47" w:rsidP="00DA2909">
      <w:pPr>
        <w:pStyle w:val="berschrift4"/>
      </w:pPr>
      <w:bookmarkStart w:id="92" w:name="_Ref282232428"/>
      <w:r>
        <w:t>CoreData Daten Modell</w:t>
      </w:r>
      <w:bookmarkEnd w:id="92"/>
    </w:p>
    <w:p w14:paraId="41F2E90F" w14:textId="77777777" w:rsidR="00806D47" w:rsidRDefault="00806D47" w:rsidP="00DA2909">
      <w:pPr>
        <w:keepNext/>
      </w:pPr>
      <w:r>
        <w:rPr>
          <w:noProof/>
        </w:rPr>
        <w:drawing>
          <wp:inline distT="0" distB="0" distL="0" distR="0" wp14:anchorId="45892451" wp14:editId="5AE6D0AB">
            <wp:extent cx="5724971" cy="5912674"/>
            <wp:effectExtent l="0" t="0" r="0" b="571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TemplateLanguageModel.tiff"/>
                    <pic:cNvPicPr/>
                  </pic:nvPicPr>
                  <pic:blipFill>
                    <a:blip r:embed="rId22">
                      <a:extLst>
                        <a:ext uri="{28A0092B-C50C-407E-A947-70E740481C1C}">
                          <a14:useLocalDpi xmlns:a14="http://schemas.microsoft.com/office/drawing/2010/main" val="0"/>
                        </a:ext>
                      </a:extLst>
                    </a:blip>
                    <a:stretch>
                      <a:fillRect/>
                    </a:stretch>
                  </pic:blipFill>
                  <pic:spPr>
                    <a:xfrm>
                      <a:off x="0" y="0"/>
                      <a:ext cx="5724971" cy="5912674"/>
                    </a:xfrm>
                    <a:prstGeom prst="rect">
                      <a:avLst/>
                    </a:prstGeom>
                  </pic:spPr>
                </pic:pic>
              </a:graphicData>
            </a:graphic>
          </wp:inline>
        </w:drawing>
      </w:r>
    </w:p>
    <w:p w14:paraId="26D047E8" w14:textId="50ED92C1" w:rsidR="00806D47" w:rsidRDefault="00806D47" w:rsidP="00DA2909">
      <w:pPr>
        <w:pStyle w:val="Beschriftung"/>
        <w:jc w:val="both"/>
      </w:pPr>
      <w:bookmarkStart w:id="93" w:name="_Ref282188967"/>
      <w:bookmarkStart w:id="94" w:name="_Toc282437275"/>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13</w:t>
      </w:r>
      <w:r w:rsidR="00DE5DF4">
        <w:rPr>
          <w:noProof/>
        </w:rPr>
        <w:fldChar w:fldCharType="end"/>
      </w:r>
      <w:r>
        <w:t>: CoreData Daten Modell Diagramm</w:t>
      </w:r>
      <w:bookmarkEnd w:id="93"/>
      <w:bookmarkEnd w:id="94"/>
    </w:p>
    <w:p w14:paraId="0503F467" w14:textId="2824B877" w:rsidR="00806D47" w:rsidRDefault="005B45FC" w:rsidP="00DA2909">
      <w:r>
        <w:t xml:space="preserve">Die </w:t>
      </w:r>
      <w:r>
        <w:fldChar w:fldCharType="begin"/>
      </w:r>
      <w:r>
        <w:instrText xml:space="preserve"> </w:instrText>
      </w:r>
      <w:r w:rsidR="000702A4">
        <w:instrText>REF</w:instrText>
      </w:r>
      <w:r>
        <w:instrText xml:space="preserve"> _Ref282188967 \h </w:instrText>
      </w:r>
      <w:r>
        <w:fldChar w:fldCharType="separate"/>
      </w:r>
      <w:r>
        <w:t xml:space="preserve">Abbildung </w:t>
      </w:r>
      <w:r>
        <w:rPr>
          <w:noProof/>
        </w:rPr>
        <w:t>10</w:t>
      </w:r>
      <w:r>
        <w:t>: CoreData Daten Modell Diagramm</w:t>
      </w:r>
      <w:r>
        <w:fldChar w:fldCharType="end"/>
      </w:r>
      <w:r>
        <w:t xml:space="preserve"> </w:t>
      </w:r>
      <w:r w:rsidR="00131818">
        <w:t>zeigt den</w:t>
      </w:r>
      <w:r>
        <w:t xml:space="preserve"> </w:t>
      </w:r>
      <w:r>
        <w:fldChar w:fldCharType="begin"/>
      </w:r>
      <w:r>
        <w:instrText xml:space="preserve"> </w:instrText>
      </w:r>
      <w:r w:rsidR="000702A4">
        <w:instrText>REF</w:instrText>
      </w:r>
      <w:r>
        <w:instrText xml:space="preserve"> _Ref281488732 \h </w:instrText>
      </w:r>
      <w:r>
        <w:fldChar w:fldCharType="separate"/>
      </w:r>
      <w:r>
        <w:t>Entwurf</w:t>
      </w:r>
      <w:r>
        <w:fldChar w:fldCharType="end"/>
      </w:r>
      <w:r>
        <w:t xml:space="preserve"> aus Kapitel 3</w:t>
      </w:r>
      <w:r w:rsidR="00131818">
        <w:t xml:space="preserve"> in der CoreData Model Editor üblichen Darstellung</w:t>
      </w:r>
      <w:r>
        <w:t xml:space="preserve">. Bei dieser werden die </w:t>
      </w:r>
      <w:r w:rsidR="00AD3F85">
        <w:t>Attributs Typen</w:t>
      </w:r>
      <w:r>
        <w:t xml:space="preserve"> nicht a</w:t>
      </w:r>
      <w:r>
        <w:t>n</w:t>
      </w:r>
      <w:r>
        <w:t>gezeigt und es fehlt auch die Information welche</w:t>
      </w:r>
      <w:r w:rsidR="00131818">
        <w:t xml:space="preserve"> der</w:t>
      </w:r>
      <w:r>
        <w:t xml:space="preserve"> Relationen optional oder obligatorisch sind. </w:t>
      </w:r>
      <w:r w:rsidR="00EA1300">
        <w:t>Diese Informationen sind jedoch im nächsten Diagramm vorhanden.</w:t>
      </w:r>
    </w:p>
    <w:p w14:paraId="5D5219B5" w14:textId="0946C099" w:rsidR="00325FE9" w:rsidRDefault="00325FE9" w:rsidP="00DA2909">
      <w:pPr>
        <w:keepNext/>
      </w:pPr>
      <w:r>
        <w:rPr>
          <w:noProof/>
        </w:rPr>
        <w:drawing>
          <wp:inline distT="0" distB="0" distL="0" distR="0" wp14:anchorId="7A575CC9" wp14:editId="46C9203D">
            <wp:extent cx="5260249" cy="8340227"/>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iagram1.eps"/>
                    <pic:cNvPicPr/>
                  </pic:nvPicPr>
                  <pic:blipFill>
                    <a:blip r:embed="rId23">
                      <a:extLst>
                        <a:ext uri="{28A0092B-C50C-407E-A947-70E740481C1C}">
                          <a14:useLocalDpi xmlns:a14="http://schemas.microsoft.com/office/drawing/2010/main" val="0"/>
                        </a:ext>
                      </a:extLst>
                    </a:blip>
                    <a:stretch>
                      <a:fillRect/>
                    </a:stretch>
                  </pic:blipFill>
                  <pic:spPr>
                    <a:xfrm>
                      <a:off x="0" y="0"/>
                      <a:ext cx="5261744" cy="8342597"/>
                    </a:xfrm>
                    <a:prstGeom prst="rect">
                      <a:avLst/>
                    </a:prstGeom>
                  </pic:spPr>
                </pic:pic>
              </a:graphicData>
            </a:graphic>
          </wp:inline>
        </w:drawing>
      </w:r>
    </w:p>
    <w:p w14:paraId="28AF9146" w14:textId="4523D845" w:rsidR="0061544F" w:rsidRDefault="00325FE9" w:rsidP="00DA2909">
      <w:pPr>
        <w:pStyle w:val="Beschriftung"/>
        <w:jc w:val="both"/>
      </w:pPr>
      <w:bookmarkStart w:id="95" w:name="_Ref282232349"/>
      <w:bookmarkStart w:id="96" w:name="_Toc282437276"/>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14</w:t>
      </w:r>
      <w:r w:rsidR="00DE5DF4">
        <w:rPr>
          <w:noProof/>
        </w:rPr>
        <w:fldChar w:fldCharType="end"/>
      </w:r>
      <w:r>
        <w:t>: Interpreter Model</w:t>
      </w:r>
      <w:bookmarkEnd w:id="95"/>
      <w:bookmarkEnd w:id="96"/>
    </w:p>
    <w:p w14:paraId="466883AF" w14:textId="1FF88110" w:rsidR="00615228" w:rsidRDefault="00325FE9" w:rsidP="00DA2909">
      <w:r>
        <w:t xml:space="preserve">Das Interpreter Modell ist in </w:t>
      </w:r>
      <w:r>
        <w:fldChar w:fldCharType="begin"/>
      </w:r>
      <w:r>
        <w:instrText xml:space="preserve"> </w:instrText>
      </w:r>
      <w:r w:rsidR="000702A4">
        <w:instrText>REF</w:instrText>
      </w:r>
      <w:r>
        <w:instrText xml:space="preserve"> _Ref282232349 \h </w:instrText>
      </w:r>
      <w:r>
        <w:fldChar w:fldCharType="separate"/>
      </w:r>
      <w:r>
        <w:t xml:space="preserve">Abbildung </w:t>
      </w:r>
      <w:r>
        <w:rPr>
          <w:noProof/>
        </w:rPr>
        <w:t>11</w:t>
      </w:r>
      <w:r>
        <w:t>: Interpreter Model</w:t>
      </w:r>
      <w:r>
        <w:fldChar w:fldCharType="end"/>
      </w:r>
      <w:r>
        <w:t xml:space="preserve"> nun vollständig.</w:t>
      </w:r>
      <w:r w:rsidR="00255E5A">
        <w:t xml:space="preserve"> Alle Klassen sind nun Unterklassen von </w:t>
      </w:r>
      <w:proofErr w:type="spellStart"/>
      <w:r w:rsidR="00255E5A" w:rsidRPr="00DA2909">
        <w:rPr>
          <w:i/>
        </w:rPr>
        <w:t>NSManagedObject</w:t>
      </w:r>
      <w:proofErr w:type="spellEnd"/>
      <w:r w:rsidR="00255E5A">
        <w:t>, sodass diese mithilfe von CoreData nun ve</w:t>
      </w:r>
      <w:r w:rsidR="00255E5A">
        <w:t>r</w:t>
      </w:r>
      <w:r w:rsidR="00255E5A">
        <w:t xml:space="preserve">waltet und </w:t>
      </w:r>
      <w:r w:rsidR="005666EA">
        <w:t>persistiert</w:t>
      </w:r>
      <w:r w:rsidR="00255E5A">
        <w:t xml:space="preserve"> werden können (aus Gründen der Übersichtlichkeit nicht im Diagramm </w:t>
      </w:r>
      <w:r w:rsidR="002D2D2E">
        <w:t>dargestellt</w:t>
      </w:r>
      <w:r w:rsidR="00255E5A">
        <w:t>).</w:t>
      </w:r>
      <w:r>
        <w:t xml:space="preserve"> </w:t>
      </w:r>
      <w:r w:rsidR="00255E5A">
        <w:t>Ebenfalls sind zum</w:t>
      </w:r>
      <w:r>
        <w:t xml:space="preserve"> </w:t>
      </w:r>
      <w:r>
        <w:fldChar w:fldCharType="begin"/>
      </w:r>
      <w:r>
        <w:instrText xml:space="preserve"> </w:instrText>
      </w:r>
      <w:r w:rsidR="000702A4">
        <w:instrText>REF</w:instrText>
      </w:r>
      <w:r>
        <w:instrText xml:space="preserve"> _Ref282232428 \h </w:instrText>
      </w:r>
      <w:r>
        <w:fldChar w:fldCharType="separate"/>
      </w:r>
      <w:r>
        <w:t>CoreData Daten Modell</w:t>
      </w:r>
      <w:r>
        <w:fldChar w:fldCharType="end"/>
      </w:r>
      <w:r>
        <w:t xml:space="preserve"> noch Methoden hinzugekommen.</w:t>
      </w:r>
      <w:r w:rsidR="00615228">
        <w:t xml:space="preserve"> Diese stellen eine </w:t>
      </w:r>
      <w:r w:rsidR="007E3FF9">
        <w:t xml:space="preserve">Vermischung von Model und Controller dar, da </w:t>
      </w:r>
      <w:r w:rsidR="00255E5A">
        <w:t>sie</w:t>
      </w:r>
      <w:r w:rsidR="007E3FF9">
        <w:t xml:space="preserve"> Aufgaben des Contro</w:t>
      </w:r>
      <w:r w:rsidR="007E3FF9">
        <w:t>l</w:t>
      </w:r>
      <w:r w:rsidR="007E3FF9">
        <w:t>lers übernehmen. D</w:t>
      </w:r>
      <w:r w:rsidR="0065029C">
        <w:t>as hat</w:t>
      </w:r>
      <w:r w:rsidR="00255E5A">
        <w:t xml:space="preserve"> jedoch</w:t>
      </w:r>
      <w:r w:rsidR="0065029C">
        <w:t xml:space="preserve"> den Zweck</w:t>
      </w:r>
      <w:r w:rsidR="007E3FF9">
        <w:t xml:space="preserve"> die Controller zu vereinfachen und </w:t>
      </w:r>
      <w:r w:rsidR="0065029C">
        <w:t>stellt eine bessere</w:t>
      </w:r>
      <w:r w:rsidR="007E3FF9">
        <w:t xml:space="preserve"> Repräsentation der Sprachelemente </w:t>
      </w:r>
      <w:r w:rsidR="00255E5A">
        <w:t>in</w:t>
      </w:r>
      <w:r w:rsidR="007E3FF9">
        <w:t xml:space="preserve"> Swift-Klassen</w:t>
      </w:r>
      <w:r w:rsidR="0065029C">
        <w:t xml:space="preserve"> dar</w:t>
      </w:r>
      <w:r w:rsidR="007E3FF9">
        <w:t>.</w:t>
      </w:r>
      <w:r w:rsidR="00143490">
        <w:t xml:space="preserve"> Das eigentliche Model liegt als CoreData Model vor und entspricht demnach dem MVC Muster.</w:t>
      </w:r>
      <w:r w:rsidR="00255E5A">
        <w:t xml:space="preserve"> </w:t>
      </w:r>
      <w:r w:rsidR="00143490">
        <w:t>Die</w:t>
      </w:r>
      <w:r w:rsidR="00255E5A">
        <w:t xml:space="preserve"> Darstellung</w:t>
      </w:r>
      <w:r w:rsidR="00143490">
        <w:t xml:space="preserve"> bleibt weiterhin von</w:t>
      </w:r>
      <w:r w:rsidR="00255E5A">
        <w:t xml:space="preserve"> Model und Controller getrennt.</w:t>
      </w:r>
      <w:r>
        <w:t xml:space="preserve"> Elemente mit dem </w:t>
      </w:r>
      <w:r w:rsidRPr="006A60CF">
        <w:t>Titel</w:t>
      </w:r>
      <w:r w:rsidRPr="00DA2909">
        <w:rPr>
          <w:i/>
        </w:rPr>
        <w:t xml:space="preserve"> &lt;&lt; </w:t>
      </w:r>
      <w:proofErr w:type="spellStart"/>
      <w:r w:rsidRPr="00DA2909">
        <w:rPr>
          <w:i/>
        </w:rPr>
        <w:t>datatype</w:t>
      </w:r>
      <w:proofErr w:type="spellEnd"/>
      <w:r w:rsidRPr="00DA2909">
        <w:rPr>
          <w:i/>
        </w:rPr>
        <w:t xml:space="preserve"> &gt;&gt;</w:t>
      </w:r>
      <w:r>
        <w:rPr>
          <w:i/>
        </w:rPr>
        <w:t xml:space="preserve"> </w:t>
      </w:r>
      <w:r>
        <w:t>sind in dem verwendeten Diagrammeditor</w:t>
      </w:r>
      <w:r>
        <w:rPr>
          <w:rStyle w:val="Funotenzeichen"/>
        </w:rPr>
        <w:footnoteReference w:id="15"/>
      </w:r>
      <w:r>
        <w:t xml:space="preserve"> notwendig um eigene Datentypen im Diagramm</w:t>
      </w:r>
      <w:r w:rsidR="006A60CF">
        <w:t xml:space="preserve"> verwe</w:t>
      </w:r>
      <w:r w:rsidR="006A60CF">
        <w:t>n</w:t>
      </w:r>
      <w:r w:rsidR="006A60CF">
        <w:t xml:space="preserve">den zu können und haben sonst keinerlei Bedeutung. </w:t>
      </w:r>
    </w:p>
    <w:p w14:paraId="2B9E889B" w14:textId="5233D8B1" w:rsidR="00693E81" w:rsidRDefault="006A60CF" w:rsidP="00DA2909">
      <w:r>
        <w:t xml:space="preserve">Im Model hat die abstrakte </w:t>
      </w:r>
      <w:proofErr w:type="spellStart"/>
      <w:r>
        <w:t>Cell</w:t>
      </w:r>
      <w:proofErr w:type="spellEnd"/>
      <w:r>
        <w:t xml:space="preserve"> Klasse nun eine Methode </w:t>
      </w:r>
      <w:proofErr w:type="spellStart"/>
      <w:r w:rsidRPr="00DA2909">
        <w:rPr>
          <w:i/>
        </w:rPr>
        <w:t>getCell</w:t>
      </w:r>
      <w:proofErr w:type="spellEnd"/>
      <w:r w:rsidRPr="00DA2909">
        <w:rPr>
          <w:i/>
        </w:rPr>
        <w:t>()</w:t>
      </w:r>
      <w:r>
        <w:t xml:space="preserve"> welche von den Unte</w:t>
      </w:r>
      <w:r>
        <w:t>r</w:t>
      </w:r>
      <w:r>
        <w:t xml:space="preserve">klassen überschrieben wird. Trifft ein Controller auf eine </w:t>
      </w:r>
      <w:proofErr w:type="spellStart"/>
      <w:r>
        <w:t>Cell</w:t>
      </w:r>
      <w:proofErr w:type="spellEnd"/>
      <w:r>
        <w:t xml:space="preserve">, ruft er einfach dessen </w:t>
      </w:r>
      <w:proofErr w:type="spellStart"/>
      <w:r w:rsidRPr="00DA2909">
        <w:rPr>
          <w:i/>
        </w:rPr>
        <w:t>getCell</w:t>
      </w:r>
      <w:proofErr w:type="spellEnd"/>
      <w:r w:rsidRPr="00DA2909">
        <w:rPr>
          <w:i/>
        </w:rPr>
        <w:t>()</w:t>
      </w:r>
      <w:r>
        <w:t xml:space="preserve"> Methode auf und erhält ein Objekt vom Typ </w:t>
      </w:r>
      <w:proofErr w:type="spellStart"/>
      <w:r w:rsidRPr="00DA2909">
        <w:rPr>
          <w:i/>
        </w:rPr>
        <w:t>UITableViewCell</w:t>
      </w:r>
      <w:proofErr w:type="spellEnd"/>
      <w:r>
        <w:t xml:space="preserve"> die er in seinem </w:t>
      </w:r>
      <w:proofErr w:type="spellStart"/>
      <w:r w:rsidRPr="00DA2909">
        <w:rPr>
          <w:i/>
        </w:rPr>
        <w:t>UITableView</w:t>
      </w:r>
      <w:proofErr w:type="spellEnd"/>
      <w:r>
        <w:t xml:space="preserve"> anzeigen lassen kann. Genaueres dazu folgt im Abschnitt </w:t>
      </w:r>
      <w:r w:rsidR="00C4221E">
        <w:fldChar w:fldCharType="begin"/>
      </w:r>
      <w:r w:rsidR="00C4221E">
        <w:instrText xml:space="preserve"> </w:instrText>
      </w:r>
      <w:r w:rsidR="000702A4">
        <w:instrText>REF</w:instrText>
      </w:r>
      <w:r w:rsidR="00C4221E">
        <w:instrText xml:space="preserve"> _Ref282521566 \h </w:instrText>
      </w:r>
      <w:r w:rsidR="00C4221E">
        <w:fldChar w:fldCharType="separate"/>
      </w:r>
      <w:r w:rsidR="00C4221E">
        <w:t>Controller</w:t>
      </w:r>
      <w:r w:rsidR="00C4221E">
        <w:fldChar w:fldCharType="end"/>
      </w:r>
      <w:r>
        <w:t>. Die Methode</w:t>
      </w:r>
      <w:r w:rsidR="00615228">
        <w:t xml:space="preserve"> instanziiert einen der </w:t>
      </w:r>
      <w:proofErr w:type="spellStart"/>
      <w:r w:rsidR="00615228">
        <w:t>Cell</w:t>
      </w:r>
      <w:proofErr w:type="spellEnd"/>
      <w:r w:rsidR="00615228">
        <w:t xml:space="preserve"> </w:t>
      </w:r>
      <w:r>
        <w:t xml:space="preserve">zugeordneten </w:t>
      </w:r>
      <w:r w:rsidR="00615228">
        <w:t xml:space="preserve">View. Zum Beispiel gibt </w:t>
      </w:r>
      <w:proofErr w:type="spellStart"/>
      <w:r w:rsidR="00615228" w:rsidRPr="00DA2909">
        <w:rPr>
          <w:i/>
        </w:rPr>
        <w:t>getCell</w:t>
      </w:r>
      <w:proofErr w:type="spellEnd"/>
      <w:r w:rsidR="00615228" w:rsidRPr="00DA2909">
        <w:rPr>
          <w:i/>
        </w:rPr>
        <w:t>()</w:t>
      </w:r>
      <w:r w:rsidR="00615228">
        <w:t xml:space="preserve"> in der Klasse </w:t>
      </w:r>
      <w:proofErr w:type="spellStart"/>
      <w:r w:rsidR="00615228" w:rsidRPr="00DA2909">
        <w:rPr>
          <w:i/>
        </w:rPr>
        <w:t>CellImage</w:t>
      </w:r>
      <w:proofErr w:type="spellEnd"/>
      <w:r w:rsidR="00615228">
        <w:t xml:space="preserve"> eine </w:t>
      </w:r>
      <w:proofErr w:type="spellStart"/>
      <w:r w:rsidR="00615228" w:rsidRPr="00DA2909">
        <w:rPr>
          <w:i/>
        </w:rPr>
        <w:t>UIImageCell</w:t>
      </w:r>
      <w:proofErr w:type="spellEnd"/>
      <w:r w:rsidR="00615228">
        <w:rPr>
          <w:i/>
        </w:rPr>
        <w:t xml:space="preserve"> </w:t>
      </w:r>
      <w:r w:rsidR="00615228" w:rsidRPr="00DA2909">
        <w:t>zurück</w:t>
      </w:r>
      <w:r w:rsidR="00615228">
        <w:t>.</w:t>
      </w:r>
      <w:r w:rsidR="0065029C">
        <w:t xml:space="preserve"> </w:t>
      </w:r>
      <w:proofErr w:type="spellStart"/>
      <w:r w:rsidR="0065029C" w:rsidRPr="00DA2909">
        <w:rPr>
          <w:i/>
        </w:rPr>
        <w:t>CellPrototype</w:t>
      </w:r>
      <w:proofErr w:type="spellEnd"/>
      <w:r w:rsidR="0065029C">
        <w:t xml:space="preserve"> verwendet als View die Standartklasse </w:t>
      </w:r>
      <w:proofErr w:type="spellStart"/>
      <w:r w:rsidR="0065029C" w:rsidRPr="00DA2909">
        <w:rPr>
          <w:i/>
        </w:rPr>
        <w:t>UITableViewCell</w:t>
      </w:r>
      <w:proofErr w:type="spellEnd"/>
      <w:r w:rsidR="0065029C">
        <w:t>.</w:t>
      </w:r>
      <w:r w:rsidR="00615228">
        <w:t xml:space="preserve"> </w:t>
      </w:r>
    </w:p>
    <w:p w14:paraId="73A70D83" w14:textId="0725DA49" w:rsidR="00615228" w:rsidRPr="00325FE9" w:rsidRDefault="00615228" w:rsidP="00DA2909">
      <w:r>
        <w:t xml:space="preserve">Alle Unterklassen von Action überschreiben die </w:t>
      </w:r>
      <w:proofErr w:type="spellStart"/>
      <w:r w:rsidRPr="00DA2909">
        <w:rPr>
          <w:i/>
        </w:rPr>
        <w:t>performAction</w:t>
      </w:r>
      <w:proofErr w:type="spellEnd"/>
      <w:r w:rsidRPr="00DA2909">
        <w:rPr>
          <w:i/>
        </w:rPr>
        <w:t>()</w:t>
      </w:r>
      <w:r w:rsidR="007E3FF9">
        <w:t xml:space="preserve"> Methode </w:t>
      </w:r>
      <w:r>
        <w:t>und bieten ähnlich zu den Cells dem Co</w:t>
      </w:r>
      <w:r w:rsidR="007E3FF9">
        <w:t>ntroller eine Schnittstelle an</w:t>
      </w:r>
      <w:r>
        <w:t xml:space="preserve"> Actions auszuführen.</w:t>
      </w:r>
      <w:r w:rsidR="007E3FF9">
        <w:t xml:space="preserve"> Teilweise kommt auch eine Überladung der Methode vor, da einige Parameter zur Ausführung der Action gebraucht werden. Diese Parameter sind Objekte aus dem </w:t>
      </w:r>
      <w:r w:rsidR="002C4B0D">
        <w:t xml:space="preserve">aufrufenden </w:t>
      </w:r>
      <w:r w:rsidR="007E3FF9">
        <w:t xml:space="preserve">Controller, da diese Methode </w:t>
      </w:r>
      <w:r w:rsidR="002C4B0D">
        <w:t>di</w:t>
      </w:r>
      <w:r w:rsidR="002C4B0D">
        <w:t>e</w:t>
      </w:r>
      <w:r w:rsidR="002C4B0D">
        <w:t>sem</w:t>
      </w:r>
      <w:r w:rsidR="007E3FF9">
        <w:t xml:space="preserve"> zuarbeitet. Ein Beispiel wäre </w:t>
      </w:r>
      <w:proofErr w:type="spellStart"/>
      <w:r w:rsidR="007E3FF9" w:rsidRPr="00DA2909">
        <w:rPr>
          <w:i/>
        </w:rPr>
        <w:t>ActionWebViewWithURL</w:t>
      </w:r>
      <w:proofErr w:type="spellEnd"/>
      <w:r w:rsidR="007E3FF9">
        <w:t xml:space="preserve">, dass zur Darstellung des </w:t>
      </w:r>
      <w:proofErr w:type="spellStart"/>
      <w:r w:rsidR="007E3FF9">
        <w:t>WebViews</w:t>
      </w:r>
      <w:proofErr w:type="spellEnd"/>
      <w:r w:rsidR="007E3FF9">
        <w:t xml:space="preserve"> noch Zeiger auf den aktuellen </w:t>
      </w:r>
      <w:proofErr w:type="spellStart"/>
      <w:r w:rsidR="007E3FF9" w:rsidRPr="00DA2909">
        <w:rPr>
          <w:i/>
        </w:rPr>
        <w:t>UINavigationController</w:t>
      </w:r>
      <w:proofErr w:type="spellEnd"/>
      <w:r w:rsidR="007E3FF9">
        <w:t xml:space="preserve"> und das </w:t>
      </w:r>
      <w:proofErr w:type="spellStart"/>
      <w:r w:rsidR="007E3FF9" w:rsidRPr="00DA2909">
        <w:rPr>
          <w:i/>
        </w:rPr>
        <w:t>UIStoryboard</w:t>
      </w:r>
      <w:proofErr w:type="spellEnd"/>
      <w:r w:rsidR="007E3FF9">
        <w:t xml:space="preserve"> b</w:t>
      </w:r>
      <w:r w:rsidR="007E3FF9">
        <w:t>e</w:t>
      </w:r>
      <w:r w:rsidR="007E3FF9">
        <w:t>nötigt um diesen</w:t>
      </w:r>
      <w:r w:rsidR="002C4B0D">
        <w:t xml:space="preserve"> darauf</w:t>
      </w:r>
      <w:r w:rsidR="007E3FF9">
        <w:t xml:space="preserve"> anzuzeigen.</w:t>
      </w:r>
      <w:r w:rsidR="002C4B0D">
        <w:t xml:space="preserve"> </w:t>
      </w:r>
    </w:p>
    <w:p w14:paraId="60E68553" w14:textId="49654C21" w:rsidR="00533B98" w:rsidRDefault="0065029C">
      <w:r>
        <w:t xml:space="preserve">Die Aufgabe der </w:t>
      </w:r>
      <w:proofErr w:type="spellStart"/>
      <w:r w:rsidRPr="00DA2909">
        <w:rPr>
          <w:i/>
        </w:rPr>
        <w:t>getButton</w:t>
      </w:r>
      <w:proofErr w:type="spellEnd"/>
      <w:r w:rsidRPr="00DA2909">
        <w:rPr>
          <w:i/>
        </w:rPr>
        <w:t>()</w:t>
      </w:r>
      <w:r>
        <w:t xml:space="preserve"> Methode ähnelt </w:t>
      </w:r>
      <w:r w:rsidR="00255E5A">
        <w:t>den</w:t>
      </w:r>
      <w:r>
        <w:t xml:space="preserve"> </w:t>
      </w:r>
      <w:r w:rsidR="00255E5A">
        <w:t>beiden</w:t>
      </w:r>
      <w:r>
        <w:t xml:space="preserve"> zuvor genannten</w:t>
      </w:r>
      <w:r w:rsidR="00255E5A">
        <w:t xml:space="preserve"> Methoden</w:t>
      </w:r>
      <w:r>
        <w:t xml:space="preserve"> und wird deshalb nicht genauer beschrieben.</w:t>
      </w:r>
    </w:p>
    <w:p w14:paraId="794A1A1F" w14:textId="77777777" w:rsidR="00573EC8" w:rsidRDefault="00573EC8">
      <w:r>
        <w:t>Das Model kann nun von den Controllern genutzt werden um alle Sprachelemente in Swift Objekte zu parsen, sowie deren Verhalten und Darstellung zu steuern.</w:t>
      </w:r>
    </w:p>
    <w:p w14:paraId="75E0152A" w14:textId="77777777" w:rsidR="004E1837" w:rsidRDefault="004E1837">
      <w:pPr>
        <w:spacing w:after="0" w:line="240" w:lineRule="auto"/>
        <w:jc w:val="left"/>
        <w:rPr>
          <w:rFonts w:cs="Arial"/>
          <w:b/>
          <w:bCs/>
          <w:sz w:val="30"/>
          <w:szCs w:val="26"/>
        </w:rPr>
      </w:pPr>
      <w:r>
        <w:br w:type="page"/>
      </w:r>
    </w:p>
    <w:p w14:paraId="50673FCE" w14:textId="464C3D7F" w:rsidR="00573EC8" w:rsidRDefault="00573EC8" w:rsidP="00DA2909">
      <w:pPr>
        <w:pStyle w:val="berschrift3"/>
      </w:pPr>
      <w:bookmarkStart w:id="97" w:name="_Toc282505733"/>
      <w:r>
        <w:t>View</w:t>
      </w:r>
      <w:bookmarkEnd w:id="97"/>
    </w:p>
    <w:p w14:paraId="6BA99934" w14:textId="1550B921" w:rsidR="00573EC8" w:rsidRDefault="00573EC8" w:rsidP="00573EC8">
      <w:r>
        <w:t xml:space="preserve">In diesem Abschnitt </w:t>
      </w:r>
      <w:r w:rsidR="0082337F">
        <w:t xml:space="preserve">werden die unterschiedlichen Views zu den </w:t>
      </w:r>
      <w:proofErr w:type="spellStart"/>
      <w:r w:rsidR="0082337F">
        <w:t>Cell</w:t>
      </w:r>
      <w:proofErr w:type="spellEnd"/>
      <w:r w:rsidR="0082337F">
        <w:t xml:space="preserve"> Typen entworfen </w:t>
      </w:r>
      <w:r w:rsidR="00867CFB">
        <w:t>und i</w:t>
      </w:r>
      <w:r w:rsidR="00867CFB">
        <w:t>h</w:t>
      </w:r>
      <w:r w:rsidR="00867CFB">
        <w:t xml:space="preserve">re Darstellung an Beispielen </w:t>
      </w:r>
      <w:r w:rsidR="00235261">
        <w:t>gezeigt</w:t>
      </w:r>
      <w:r w:rsidR="00867CFB">
        <w:t xml:space="preserve">. </w:t>
      </w:r>
    </w:p>
    <w:p w14:paraId="7C241DF2" w14:textId="77777777" w:rsidR="005666EA" w:rsidRDefault="005666EA" w:rsidP="00DA2909">
      <w:pPr>
        <w:keepNext/>
      </w:pPr>
      <w:r>
        <w:rPr>
          <w:noProof/>
        </w:rPr>
        <w:drawing>
          <wp:inline distT="0" distB="0" distL="0" distR="0" wp14:anchorId="7D016B7E" wp14:editId="3A85CCF7">
            <wp:extent cx="3606800" cy="266700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iagram1.eps"/>
                    <pic:cNvPicPr/>
                  </pic:nvPicPr>
                  <pic:blipFill>
                    <a:blip r:embed="rId24">
                      <a:extLst>
                        <a:ext uri="{28A0092B-C50C-407E-A947-70E740481C1C}">
                          <a14:useLocalDpi xmlns:a14="http://schemas.microsoft.com/office/drawing/2010/main" val="0"/>
                        </a:ext>
                      </a:extLst>
                    </a:blip>
                    <a:stretch>
                      <a:fillRect/>
                    </a:stretch>
                  </pic:blipFill>
                  <pic:spPr>
                    <a:xfrm>
                      <a:off x="0" y="0"/>
                      <a:ext cx="3606800" cy="2667000"/>
                    </a:xfrm>
                    <a:prstGeom prst="rect">
                      <a:avLst/>
                    </a:prstGeom>
                  </pic:spPr>
                </pic:pic>
              </a:graphicData>
            </a:graphic>
          </wp:inline>
        </w:drawing>
      </w:r>
    </w:p>
    <w:p w14:paraId="316F6224" w14:textId="73F06778" w:rsidR="005666EA" w:rsidRDefault="005666EA" w:rsidP="00DA2909">
      <w:pPr>
        <w:pStyle w:val="Beschriftung"/>
        <w:jc w:val="both"/>
      </w:pPr>
      <w:bookmarkStart w:id="98" w:name="_Ref282240565"/>
      <w:bookmarkStart w:id="99" w:name="_Toc282437277"/>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15</w:t>
      </w:r>
      <w:r w:rsidR="00DE5DF4">
        <w:rPr>
          <w:noProof/>
        </w:rPr>
        <w:fldChar w:fldCharType="end"/>
      </w:r>
      <w:r>
        <w:t>: Interpreter Views</w:t>
      </w:r>
      <w:bookmarkEnd w:id="98"/>
      <w:bookmarkEnd w:id="99"/>
    </w:p>
    <w:p w14:paraId="798887A6" w14:textId="04ACD242" w:rsidR="00235261" w:rsidRDefault="00235261" w:rsidP="00DA2909">
      <w:pPr>
        <w:pStyle w:val="berschrift4"/>
      </w:pPr>
      <w:proofErr w:type="spellStart"/>
      <w:r>
        <w:t>UITableViewCell</w:t>
      </w:r>
      <w:proofErr w:type="spellEnd"/>
    </w:p>
    <w:p w14:paraId="05C8D555" w14:textId="11A59B22" w:rsidR="00235261" w:rsidRDefault="00235261">
      <w:proofErr w:type="spellStart"/>
      <w:r>
        <w:t>UITableViewCell</w:t>
      </w:r>
      <w:proofErr w:type="spellEnd"/>
      <w:r>
        <w:t xml:space="preserve"> ist die Oberklasse der beiden darauffolgenden View-Klassen. Sie ist im iOS SDK bereits enthalten und muss demnach nicht noch entworfen werden. Als Attribute zur A</w:t>
      </w:r>
      <w:r>
        <w:t>n</w:t>
      </w:r>
      <w:r>
        <w:t xml:space="preserve">zeige von Inhalten </w:t>
      </w:r>
      <w:r w:rsidR="00DA2909">
        <w:t xml:space="preserve">stehen </w:t>
      </w:r>
      <w:r>
        <w:t xml:space="preserve">drei </w:t>
      </w:r>
      <w:r w:rsidR="00DA2909">
        <w:t>zur Verfügung</w:t>
      </w:r>
      <w:r>
        <w:t xml:space="preserve">: </w:t>
      </w:r>
    </w:p>
    <w:p w14:paraId="69844B3F" w14:textId="1C0F8AFB" w:rsidR="00235261" w:rsidRDefault="00235261" w:rsidP="00DA2909">
      <w:pPr>
        <w:pStyle w:val="Listenabsatz"/>
        <w:numPr>
          <w:ilvl w:val="0"/>
          <w:numId w:val="14"/>
        </w:numPr>
      </w:pPr>
      <w:proofErr w:type="spellStart"/>
      <w:r w:rsidRPr="00DA2909">
        <w:rPr>
          <w:i/>
        </w:rPr>
        <w:t>textLabel</w:t>
      </w:r>
      <w:proofErr w:type="spellEnd"/>
      <w:r>
        <w:t xml:space="preserve"> – Zeigt ein Label (Formatierter Text) innerhalb der </w:t>
      </w:r>
      <w:proofErr w:type="spellStart"/>
      <w:r>
        <w:t>Cell</w:t>
      </w:r>
      <w:proofErr w:type="spellEnd"/>
      <w:r>
        <w:t xml:space="preserve"> an</w:t>
      </w:r>
    </w:p>
    <w:p w14:paraId="09970D6B" w14:textId="0B1A801B" w:rsidR="00235261" w:rsidRDefault="00235261" w:rsidP="00DA2909">
      <w:pPr>
        <w:pStyle w:val="Listenabsatz"/>
        <w:numPr>
          <w:ilvl w:val="0"/>
          <w:numId w:val="14"/>
        </w:numPr>
      </w:pPr>
      <w:proofErr w:type="spellStart"/>
      <w:r w:rsidRPr="00DA2909">
        <w:rPr>
          <w:i/>
        </w:rPr>
        <w:t>detailTextLabel</w:t>
      </w:r>
      <w:proofErr w:type="spellEnd"/>
      <w:r>
        <w:t xml:space="preserve"> – Zeigt ein Label unterhalb des </w:t>
      </w:r>
      <w:proofErr w:type="spellStart"/>
      <w:r w:rsidRPr="00DA2909">
        <w:rPr>
          <w:i/>
        </w:rPr>
        <w:t>textLabel</w:t>
      </w:r>
      <w:proofErr w:type="spellEnd"/>
      <w:r>
        <w:t xml:space="preserve"> an. Die Textgröße ist geri</w:t>
      </w:r>
      <w:r>
        <w:t>n</w:t>
      </w:r>
      <w:r>
        <w:t xml:space="preserve">ger im Vergleich zum </w:t>
      </w:r>
      <w:proofErr w:type="spellStart"/>
      <w:r w:rsidRPr="00DA2909">
        <w:rPr>
          <w:i/>
        </w:rPr>
        <w:t>textLabel</w:t>
      </w:r>
      <w:proofErr w:type="spellEnd"/>
      <w:r>
        <w:t>.</w:t>
      </w:r>
    </w:p>
    <w:p w14:paraId="7806649B" w14:textId="287D4A4E" w:rsidR="00235261" w:rsidRDefault="00235261" w:rsidP="00DA2909">
      <w:pPr>
        <w:pStyle w:val="Listenabsatz"/>
        <w:numPr>
          <w:ilvl w:val="0"/>
          <w:numId w:val="14"/>
        </w:numPr>
      </w:pPr>
      <w:proofErr w:type="spellStart"/>
      <w:r w:rsidRPr="00DA2909">
        <w:rPr>
          <w:i/>
        </w:rPr>
        <w:t>imageView</w:t>
      </w:r>
      <w:proofErr w:type="spellEnd"/>
      <w:r>
        <w:t xml:space="preserve"> – Zeigt auf der linken Seite ein Bild an. Wenn ebenfalls ein </w:t>
      </w:r>
      <w:proofErr w:type="spellStart"/>
      <w:r w:rsidRPr="00DA2909">
        <w:rPr>
          <w:i/>
        </w:rPr>
        <w:t>textLabel</w:t>
      </w:r>
      <w:proofErr w:type="spellEnd"/>
      <w:r>
        <w:t xml:space="preserve"> oder </w:t>
      </w:r>
      <w:proofErr w:type="spellStart"/>
      <w:r w:rsidRPr="00DA2909">
        <w:rPr>
          <w:i/>
        </w:rPr>
        <w:t>detailTextLabel</w:t>
      </w:r>
      <w:proofErr w:type="spellEnd"/>
      <w:r>
        <w:t xml:space="preserve"> angegeben wurde, werden diese weiter rechts angezeigt.</w:t>
      </w:r>
    </w:p>
    <w:p w14:paraId="69DC5D71" w14:textId="77777777" w:rsidR="00A301A0" w:rsidRDefault="00A301A0" w:rsidP="00DA2909">
      <w:pPr>
        <w:keepNext/>
        <w:ind w:left="360"/>
      </w:pPr>
      <w:r>
        <w:rPr>
          <w:noProof/>
        </w:rPr>
        <w:drawing>
          <wp:inline distT="0" distB="0" distL="0" distR="0" wp14:anchorId="05EAB5DB" wp14:editId="57777506">
            <wp:extent cx="2952000" cy="129982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ableViewCell.tiff"/>
                    <pic:cNvPicPr/>
                  </pic:nvPicPr>
                  <pic:blipFill>
                    <a:blip r:embed="rId25">
                      <a:extLst>
                        <a:ext uri="{28A0092B-C50C-407E-A947-70E740481C1C}">
                          <a14:useLocalDpi xmlns:a14="http://schemas.microsoft.com/office/drawing/2010/main" val="0"/>
                        </a:ext>
                      </a:extLst>
                    </a:blip>
                    <a:stretch>
                      <a:fillRect/>
                    </a:stretch>
                  </pic:blipFill>
                  <pic:spPr>
                    <a:xfrm>
                      <a:off x="0" y="0"/>
                      <a:ext cx="2952000" cy="1299820"/>
                    </a:xfrm>
                    <a:prstGeom prst="rect">
                      <a:avLst/>
                    </a:prstGeom>
                  </pic:spPr>
                </pic:pic>
              </a:graphicData>
            </a:graphic>
          </wp:inline>
        </w:drawing>
      </w:r>
    </w:p>
    <w:p w14:paraId="029A64E0" w14:textId="68BE5868" w:rsidR="00A301A0" w:rsidRDefault="00A301A0" w:rsidP="00DA2909">
      <w:pPr>
        <w:pStyle w:val="Beschriftung"/>
        <w:jc w:val="both"/>
      </w:pPr>
      <w:bookmarkStart w:id="100" w:name="_Toc282437278"/>
      <w:bookmarkStart w:id="101" w:name="_Ref282443252"/>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16</w:t>
      </w:r>
      <w:r w:rsidR="00DE5DF4">
        <w:rPr>
          <w:noProof/>
        </w:rPr>
        <w:fldChar w:fldCharType="end"/>
      </w:r>
      <w:r>
        <w:t xml:space="preserve">: </w:t>
      </w:r>
      <w:proofErr w:type="spellStart"/>
      <w:r>
        <w:t>UITableView</w:t>
      </w:r>
      <w:proofErr w:type="spellEnd"/>
      <w:r>
        <w:t xml:space="preserve"> mit 2 </w:t>
      </w:r>
      <w:proofErr w:type="spellStart"/>
      <w:r>
        <w:t>UITableViewCells</w:t>
      </w:r>
      <w:bookmarkEnd w:id="100"/>
      <w:bookmarkEnd w:id="101"/>
      <w:proofErr w:type="spellEnd"/>
    </w:p>
    <w:p w14:paraId="69984B81" w14:textId="4C3186F0" w:rsidR="00235261" w:rsidRPr="00235261" w:rsidRDefault="00A301A0" w:rsidP="00A301A0">
      <w:r>
        <w:t>Die Abbildung zeigt einen</w:t>
      </w:r>
      <w:r w:rsidR="0043795A">
        <w:t xml:space="preserve"> Ausschnitt aus einem</w:t>
      </w:r>
      <w:r>
        <w:t xml:space="preserve"> </w:t>
      </w:r>
      <w:proofErr w:type="spellStart"/>
      <w:r>
        <w:t>UITableView</w:t>
      </w:r>
      <w:proofErr w:type="spellEnd"/>
      <w:r>
        <w:t xml:space="preserve"> mit unterschiedlichen 2 </w:t>
      </w:r>
      <w:proofErr w:type="spellStart"/>
      <w:r>
        <w:t>UITa</w:t>
      </w:r>
      <w:r>
        <w:t>b</w:t>
      </w:r>
      <w:r>
        <w:t>leViewCells</w:t>
      </w:r>
      <w:proofErr w:type="spellEnd"/>
      <w:r>
        <w:t xml:space="preserve">. Die erste </w:t>
      </w:r>
      <w:proofErr w:type="spellStart"/>
      <w:r>
        <w:t>Cell</w:t>
      </w:r>
      <w:proofErr w:type="spellEnd"/>
      <w:r>
        <w:t xml:space="preserve"> hat ein </w:t>
      </w:r>
      <w:proofErr w:type="spellStart"/>
      <w:r w:rsidRPr="00DA2909">
        <w:rPr>
          <w:i/>
        </w:rPr>
        <w:t>textLabel</w:t>
      </w:r>
      <w:proofErr w:type="spellEnd"/>
      <w:r>
        <w:t xml:space="preserve"> und ein </w:t>
      </w:r>
      <w:proofErr w:type="spellStart"/>
      <w:r w:rsidRPr="00DA2909">
        <w:rPr>
          <w:i/>
        </w:rPr>
        <w:t>detailTextLabel</w:t>
      </w:r>
      <w:proofErr w:type="spellEnd"/>
      <w:r>
        <w:t xml:space="preserve">. Die zweite </w:t>
      </w:r>
      <w:proofErr w:type="spellStart"/>
      <w:r>
        <w:t>Cell</w:t>
      </w:r>
      <w:proofErr w:type="spellEnd"/>
      <w:r>
        <w:t xml:space="preserve"> hat ein </w:t>
      </w:r>
      <w:proofErr w:type="spellStart"/>
      <w:r w:rsidRPr="00DA2909">
        <w:rPr>
          <w:i/>
        </w:rPr>
        <w:t>imageView</w:t>
      </w:r>
      <w:proofErr w:type="spellEnd"/>
      <w:r>
        <w:t xml:space="preserve"> und ein </w:t>
      </w:r>
      <w:proofErr w:type="spellStart"/>
      <w:r w:rsidRPr="00DA2909">
        <w:rPr>
          <w:i/>
        </w:rPr>
        <w:t>textLabel</w:t>
      </w:r>
      <w:proofErr w:type="spellEnd"/>
      <w:r>
        <w:t>.</w:t>
      </w:r>
    </w:p>
    <w:p w14:paraId="244AA501" w14:textId="2788E885" w:rsidR="003F0620" w:rsidRDefault="00754F14" w:rsidP="00DA2909">
      <w:pPr>
        <w:pStyle w:val="berschrift4"/>
      </w:pPr>
      <w:proofErr w:type="spellStart"/>
      <w:r>
        <w:t>UIImageCell</w:t>
      </w:r>
      <w:proofErr w:type="spellEnd"/>
    </w:p>
    <w:p w14:paraId="4A4CF9AD" w14:textId="1491C1F1" w:rsidR="00754F14" w:rsidRDefault="005666EA" w:rsidP="005666EA">
      <w:r>
        <w:t xml:space="preserve">Die Klasse </w:t>
      </w:r>
      <w:proofErr w:type="spellStart"/>
      <w:r w:rsidRPr="00DA2909">
        <w:rPr>
          <w:i/>
        </w:rPr>
        <w:t>UIImageCell</w:t>
      </w:r>
      <w:proofErr w:type="spellEnd"/>
      <w:r w:rsidR="005C23DE">
        <w:t xml:space="preserve"> erhält für die individuelle Darstellung eines Bildes das Attribut </w:t>
      </w:r>
      <w:proofErr w:type="spellStart"/>
      <w:r w:rsidR="005C23DE" w:rsidRPr="00DA2909">
        <w:rPr>
          <w:i/>
        </w:rPr>
        <w:t>customImageView</w:t>
      </w:r>
      <w:proofErr w:type="spellEnd"/>
      <w:r w:rsidR="00867CFB">
        <w:t xml:space="preserve">, obwohl es bereits einen </w:t>
      </w:r>
      <w:proofErr w:type="spellStart"/>
      <w:r w:rsidR="00867CFB">
        <w:t>ImageView</w:t>
      </w:r>
      <w:proofErr w:type="spellEnd"/>
      <w:r w:rsidR="00867CFB">
        <w:t xml:space="preserve"> von der Oberklasse geerbt hat. Der Grund ist die bessere Konfigurierbarkeit eines eigenen </w:t>
      </w:r>
      <w:proofErr w:type="spellStart"/>
      <w:r w:rsidR="00867CFB">
        <w:t>ImageViews</w:t>
      </w:r>
      <w:proofErr w:type="spellEnd"/>
      <w:r w:rsidR="00867CFB">
        <w:t>.</w:t>
      </w:r>
      <w:r w:rsidR="005C23DE">
        <w:t xml:space="preserve"> </w:t>
      </w:r>
      <w:r w:rsidR="006A6493">
        <w:t>Die</w:t>
      </w:r>
      <w:r w:rsidR="005C23DE">
        <w:t xml:space="preserve"> Konfiguration</w:t>
      </w:r>
      <w:r w:rsidR="00867CFB">
        <w:t xml:space="preserve"> </w:t>
      </w:r>
      <w:r w:rsidR="005C23DE">
        <w:t>e</w:t>
      </w:r>
      <w:r w:rsidR="005C23DE">
        <w:t>r</w:t>
      </w:r>
      <w:r w:rsidR="005C23DE">
        <w:t xml:space="preserve">folgt über den GUI Editor in </w:t>
      </w:r>
      <w:proofErr w:type="spellStart"/>
      <w:r w:rsidR="005C23DE">
        <w:t>XCode</w:t>
      </w:r>
      <w:proofErr w:type="spellEnd"/>
      <w:r w:rsidR="005C23DE">
        <w:t xml:space="preserve"> und nicht direkt per Code. </w:t>
      </w:r>
      <w:r w:rsidR="006A6493">
        <w:t>Sie wird so konfiguriert, dass das</w:t>
      </w:r>
      <w:r w:rsidR="005C23DE">
        <w:t xml:space="preserve"> Bild </w:t>
      </w:r>
      <w:r w:rsidR="004E1837">
        <w:t>zentriert in der Zelle steht und eine bestimmte Größe hat.</w:t>
      </w:r>
      <w:r w:rsidR="00717AA9">
        <w:t xml:space="preserve"> Das Bild wird mithilfe von </w:t>
      </w:r>
      <w:proofErr w:type="spellStart"/>
      <w:r w:rsidR="00717AA9">
        <w:t>SDWebImage</w:t>
      </w:r>
      <w:proofErr w:type="spellEnd"/>
      <w:r w:rsidR="00717AA9">
        <w:t xml:space="preserve"> zur Laufzeit asynchr</w:t>
      </w:r>
      <w:r w:rsidR="00364C85">
        <w:t>on geladen</w:t>
      </w:r>
      <w:r w:rsidR="00717AA9">
        <w:t xml:space="preserve"> falls noch nicht im Cache ist.</w:t>
      </w:r>
      <w:r w:rsidR="004E1837">
        <w:t xml:space="preserve"> </w:t>
      </w:r>
      <w:r w:rsidR="000A7832">
        <w:t>Die folgende A</w:t>
      </w:r>
      <w:r w:rsidR="000A7832">
        <w:t>b</w:t>
      </w:r>
      <w:r w:rsidR="000A7832">
        <w:t xml:space="preserve">bildung zeigt ein Beispiel für eine </w:t>
      </w:r>
      <w:proofErr w:type="spellStart"/>
      <w:r w:rsidR="000A7832">
        <w:t>UIImageCell</w:t>
      </w:r>
      <w:proofErr w:type="spellEnd"/>
      <w:r w:rsidR="000A7832">
        <w:t xml:space="preserve"> die das Bild einer Person anzeigt.</w:t>
      </w:r>
    </w:p>
    <w:p w14:paraId="448E465E" w14:textId="77777777" w:rsidR="00BC5A17" w:rsidRDefault="00BC5A17" w:rsidP="00DA2909">
      <w:pPr>
        <w:keepNext/>
      </w:pPr>
      <w:r>
        <w:rPr>
          <w:noProof/>
        </w:rPr>
        <w:drawing>
          <wp:inline distT="0" distB="0" distL="0" distR="0" wp14:anchorId="6A84B00D" wp14:editId="7D86E942">
            <wp:extent cx="2952000" cy="180444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ImageCell1.png"/>
                    <pic:cNvPicPr/>
                  </pic:nvPicPr>
                  <pic:blipFill>
                    <a:blip r:embed="rId26">
                      <a:extLst>
                        <a:ext uri="{28A0092B-C50C-407E-A947-70E740481C1C}">
                          <a14:useLocalDpi xmlns:a14="http://schemas.microsoft.com/office/drawing/2010/main" val="0"/>
                        </a:ext>
                      </a:extLst>
                    </a:blip>
                    <a:stretch>
                      <a:fillRect/>
                    </a:stretch>
                  </pic:blipFill>
                  <pic:spPr>
                    <a:xfrm>
                      <a:off x="0" y="0"/>
                      <a:ext cx="2952000" cy="1804440"/>
                    </a:xfrm>
                    <a:prstGeom prst="rect">
                      <a:avLst/>
                    </a:prstGeom>
                  </pic:spPr>
                </pic:pic>
              </a:graphicData>
            </a:graphic>
          </wp:inline>
        </w:drawing>
      </w:r>
    </w:p>
    <w:p w14:paraId="67F98CF4" w14:textId="69528AAF" w:rsidR="00BC5A17" w:rsidRDefault="00BC5A17" w:rsidP="00DA2909">
      <w:pPr>
        <w:pStyle w:val="Beschriftung"/>
        <w:jc w:val="both"/>
      </w:pPr>
      <w:bookmarkStart w:id="102" w:name="_Toc282437279"/>
      <w:bookmarkStart w:id="103" w:name="_Ref282443303"/>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17</w:t>
      </w:r>
      <w:r w:rsidR="00DE5DF4">
        <w:rPr>
          <w:noProof/>
        </w:rPr>
        <w:fldChar w:fldCharType="end"/>
      </w:r>
      <w:r>
        <w:t xml:space="preserve">: Beispiel </w:t>
      </w:r>
      <w:proofErr w:type="spellStart"/>
      <w:r>
        <w:t>UIImageCell</w:t>
      </w:r>
      <w:bookmarkEnd w:id="102"/>
      <w:bookmarkEnd w:id="103"/>
      <w:proofErr w:type="spellEnd"/>
    </w:p>
    <w:p w14:paraId="2C97AD15" w14:textId="51D7CF8D" w:rsidR="00754F14" w:rsidRDefault="00754F14" w:rsidP="00DA2909">
      <w:pPr>
        <w:pStyle w:val="berschrift4"/>
      </w:pPr>
      <w:proofErr w:type="spellStart"/>
      <w:r>
        <w:t>UITextFieldCell</w:t>
      </w:r>
      <w:proofErr w:type="spellEnd"/>
    </w:p>
    <w:p w14:paraId="5F4234A7" w14:textId="1CD89EF5" w:rsidR="00754F14" w:rsidRDefault="00754F14">
      <w:r>
        <w:t>Diese Klasse enthält für die Darstellung eines Textfeldes sowie einer Schaltfläche zwei Attr</w:t>
      </w:r>
      <w:r>
        <w:t>i</w:t>
      </w:r>
      <w:r>
        <w:t xml:space="preserve">bute: </w:t>
      </w:r>
      <w:proofErr w:type="spellStart"/>
      <w:r w:rsidRPr="00DA2909">
        <w:rPr>
          <w:i/>
        </w:rPr>
        <w:t>textField</w:t>
      </w:r>
      <w:proofErr w:type="spellEnd"/>
      <w:r>
        <w:t xml:space="preserve"> und </w:t>
      </w:r>
      <w:proofErr w:type="spellStart"/>
      <w:r w:rsidRPr="00DA2909">
        <w:rPr>
          <w:i/>
        </w:rPr>
        <w:t>button</w:t>
      </w:r>
      <w:proofErr w:type="spellEnd"/>
      <w:r>
        <w:t xml:space="preserve">. </w:t>
      </w:r>
      <w:r w:rsidR="009834BF">
        <w:t xml:space="preserve">Die Konfiguration erfolgt hier ebenfalls über den GUI Editor in </w:t>
      </w:r>
      <w:proofErr w:type="spellStart"/>
      <w:r w:rsidR="009834BF">
        <w:t>Xcode</w:t>
      </w:r>
      <w:proofErr w:type="spellEnd"/>
      <w:r w:rsidR="009834BF">
        <w:t>. Die folgende Abbildung ist ein Screenshot aus dem iOS Simulator und zeigt eine so</w:t>
      </w:r>
      <w:r w:rsidR="009834BF">
        <w:t>l</w:t>
      </w:r>
      <w:r w:rsidR="009834BF">
        <w:t xml:space="preserve">che </w:t>
      </w:r>
      <w:proofErr w:type="spellStart"/>
      <w:r w:rsidR="009834BF">
        <w:t>Cell</w:t>
      </w:r>
      <w:proofErr w:type="spellEnd"/>
      <w:r w:rsidR="009834BF">
        <w:t xml:space="preserve">. Im Textfeld hat der Nutzen den neuen Namen „Andreas“ eingeben der nun über die Schaltfläche „Senden“ abgeschickt werden kann. </w:t>
      </w:r>
    </w:p>
    <w:p w14:paraId="5BCAD664" w14:textId="77777777" w:rsidR="00BC5A17" w:rsidRDefault="009834BF" w:rsidP="00DA2909">
      <w:pPr>
        <w:keepNext/>
      </w:pPr>
      <w:r>
        <w:rPr>
          <w:noProof/>
        </w:rPr>
        <w:drawing>
          <wp:inline distT="0" distB="0" distL="0" distR="0" wp14:anchorId="6C8E3676" wp14:editId="26AA1F83">
            <wp:extent cx="3088549" cy="778282"/>
            <wp:effectExtent l="0" t="0" r="10795"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extFieldCell1.tiff"/>
                    <pic:cNvPicPr/>
                  </pic:nvPicPr>
                  <pic:blipFill>
                    <a:blip r:embed="rId27">
                      <a:extLst>
                        <a:ext uri="{28A0092B-C50C-407E-A947-70E740481C1C}">
                          <a14:useLocalDpi xmlns:a14="http://schemas.microsoft.com/office/drawing/2010/main" val="0"/>
                        </a:ext>
                      </a:extLst>
                    </a:blip>
                    <a:stretch>
                      <a:fillRect/>
                    </a:stretch>
                  </pic:blipFill>
                  <pic:spPr>
                    <a:xfrm>
                      <a:off x="0" y="0"/>
                      <a:ext cx="3090177" cy="778692"/>
                    </a:xfrm>
                    <a:prstGeom prst="rect">
                      <a:avLst/>
                    </a:prstGeom>
                  </pic:spPr>
                </pic:pic>
              </a:graphicData>
            </a:graphic>
          </wp:inline>
        </w:drawing>
      </w:r>
    </w:p>
    <w:p w14:paraId="678F2E14" w14:textId="1E9F53E9" w:rsidR="009834BF" w:rsidRDefault="00BC5A17" w:rsidP="00DA2909">
      <w:pPr>
        <w:pStyle w:val="Beschriftung"/>
        <w:jc w:val="both"/>
      </w:pPr>
      <w:bookmarkStart w:id="104" w:name="_Toc282437280"/>
      <w:bookmarkStart w:id="105" w:name="_Ref282443319"/>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18</w:t>
      </w:r>
      <w:r w:rsidR="00DE5DF4">
        <w:rPr>
          <w:noProof/>
        </w:rPr>
        <w:fldChar w:fldCharType="end"/>
      </w:r>
      <w:r>
        <w:t xml:space="preserve">: Beispiel </w:t>
      </w:r>
      <w:proofErr w:type="spellStart"/>
      <w:r>
        <w:t>UITextFieldCell</w:t>
      </w:r>
      <w:bookmarkEnd w:id="104"/>
      <w:bookmarkEnd w:id="105"/>
      <w:proofErr w:type="spellEnd"/>
    </w:p>
    <w:p w14:paraId="5C17D657" w14:textId="1986B873" w:rsidR="00454C25" w:rsidRDefault="00454C25" w:rsidP="00DA2909">
      <w:pPr>
        <w:pStyle w:val="berschrift3"/>
      </w:pPr>
      <w:bookmarkStart w:id="106" w:name="_Toc282505734"/>
      <w:bookmarkStart w:id="107" w:name="_Ref282521566"/>
      <w:r>
        <w:t>Controller</w:t>
      </w:r>
      <w:bookmarkEnd w:id="106"/>
      <w:bookmarkEnd w:id="107"/>
    </w:p>
    <w:p w14:paraId="6C6919BA" w14:textId="77777777" w:rsidR="0093147D" w:rsidRDefault="0093147D" w:rsidP="00DA2909">
      <w:pPr>
        <w:keepNext/>
      </w:pPr>
      <w:r>
        <w:rPr>
          <w:noProof/>
        </w:rPr>
        <w:drawing>
          <wp:inline distT="0" distB="0" distL="0" distR="0" wp14:anchorId="75EC2D0D" wp14:editId="257C20DB">
            <wp:extent cx="4495800" cy="754380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Diagram1.eps"/>
                    <pic:cNvPicPr/>
                  </pic:nvPicPr>
                  <pic:blipFill>
                    <a:blip r:embed="rId28">
                      <a:extLst>
                        <a:ext uri="{28A0092B-C50C-407E-A947-70E740481C1C}">
                          <a14:useLocalDpi xmlns:a14="http://schemas.microsoft.com/office/drawing/2010/main" val="0"/>
                        </a:ext>
                      </a:extLst>
                    </a:blip>
                    <a:stretch>
                      <a:fillRect/>
                    </a:stretch>
                  </pic:blipFill>
                  <pic:spPr>
                    <a:xfrm>
                      <a:off x="0" y="0"/>
                      <a:ext cx="4495800" cy="7543800"/>
                    </a:xfrm>
                    <a:prstGeom prst="rect">
                      <a:avLst/>
                    </a:prstGeom>
                  </pic:spPr>
                </pic:pic>
              </a:graphicData>
            </a:graphic>
          </wp:inline>
        </w:drawing>
      </w:r>
    </w:p>
    <w:p w14:paraId="67CA8884" w14:textId="7BE3E443" w:rsidR="007C2D6D" w:rsidRDefault="0093147D" w:rsidP="00DA2909">
      <w:pPr>
        <w:pStyle w:val="Beschriftung"/>
        <w:jc w:val="both"/>
      </w:pPr>
      <w:bookmarkStart w:id="108" w:name="_Toc282437281"/>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19</w:t>
      </w:r>
      <w:r w:rsidR="00DE5DF4">
        <w:rPr>
          <w:noProof/>
        </w:rPr>
        <w:fldChar w:fldCharType="end"/>
      </w:r>
      <w:r>
        <w:t>: Interpreter Controller</w:t>
      </w:r>
      <w:bookmarkEnd w:id="108"/>
    </w:p>
    <w:p w14:paraId="605EDC62" w14:textId="323975D1" w:rsidR="00454C25" w:rsidRDefault="00454C25" w:rsidP="00DA2909">
      <w:pPr>
        <w:pStyle w:val="berschrift4"/>
      </w:pPr>
      <w:proofErr w:type="spellStart"/>
      <w:r>
        <w:t>TabBarController</w:t>
      </w:r>
      <w:proofErr w:type="spellEnd"/>
    </w:p>
    <w:p w14:paraId="561C0E58" w14:textId="4BBADA20" w:rsidR="002A54D9" w:rsidRDefault="00825515">
      <w:r>
        <w:t xml:space="preserve">Der </w:t>
      </w:r>
      <w:proofErr w:type="spellStart"/>
      <w:r w:rsidRPr="00DA2909">
        <w:rPr>
          <w:i/>
        </w:rPr>
        <w:t>TabBarController</w:t>
      </w:r>
      <w:proofErr w:type="spellEnd"/>
      <w:r>
        <w:t xml:space="preserve"> ist der erste Controller beim Start der App.</w:t>
      </w:r>
      <w:r w:rsidR="00DE76D2">
        <w:t xml:space="preserve"> </w:t>
      </w:r>
      <w:r w:rsidR="00BC224D">
        <w:t xml:space="preserve">In der </w:t>
      </w:r>
      <w:proofErr w:type="spellStart"/>
      <w:r w:rsidR="00BC224D" w:rsidRPr="00DA2909">
        <w:rPr>
          <w:i/>
        </w:rPr>
        <w:t>loadView</w:t>
      </w:r>
      <w:proofErr w:type="spellEnd"/>
      <w:r w:rsidR="00BC224D">
        <w:t xml:space="preserve">() Methode wird zunächst wie in allen weiteren Controller mit </w:t>
      </w:r>
      <w:proofErr w:type="spellStart"/>
      <w:r w:rsidR="00BC224D">
        <w:t>activityIndicator</w:t>
      </w:r>
      <w:proofErr w:type="spellEnd"/>
      <w:r w:rsidR="00BC224D">
        <w:t>, dieser initialisiert. A</w:t>
      </w:r>
      <w:r w:rsidR="00BC224D">
        <w:t>n</w:t>
      </w:r>
      <w:r w:rsidR="00BC224D">
        <w:t xml:space="preserve">schließend wird die </w:t>
      </w:r>
      <w:proofErr w:type="spellStart"/>
      <w:r w:rsidR="00BC224D" w:rsidRPr="00DA2909">
        <w:rPr>
          <w:i/>
        </w:rPr>
        <w:t>loadTabsFromDB</w:t>
      </w:r>
      <w:proofErr w:type="spellEnd"/>
      <w:r w:rsidR="00BC224D">
        <w:t>() Methode aufgerufen, sodass der Interpreter zuerst versucht vorhandene Tabs aus der lokalen Datenbank</w:t>
      </w:r>
      <w:r w:rsidR="002D2D2E">
        <w:t xml:space="preserve"> in das Attribut </w:t>
      </w:r>
      <w:proofErr w:type="spellStart"/>
      <w:r w:rsidR="002D2D2E" w:rsidRPr="00DA2909">
        <w:rPr>
          <w:i/>
        </w:rPr>
        <w:t>tabs</w:t>
      </w:r>
      <w:proofErr w:type="spellEnd"/>
      <w:r w:rsidR="002D2D2E">
        <w:t xml:space="preserve"> zu laden. Sollten keine Tabs in der lokalen Datenbank vorhanden sein, wird die </w:t>
      </w:r>
      <w:proofErr w:type="spellStart"/>
      <w:r w:rsidR="002D2D2E">
        <w:t>loadTabsFromWeb</w:t>
      </w:r>
      <w:proofErr w:type="spellEnd"/>
      <w:r w:rsidR="002D2D2E">
        <w:t xml:space="preserve">() Methode aufgerufen. Diese holt sich eine Instanz des </w:t>
      </w:r>
      <w:proofErr w:type="spellStart"/>
      <w:r w:rsidR="002D2D2E" w:rsidRPr="00DA2909">
        <w:rPr>
          <w:i/>
        </w:rPr>
        <w:t>RESTParser</w:t>
      </w:r>
      <w:proofErr w:type="spellEnd"/>
      <w:r w:rsidR="002D2D2E">
        <w:t xml:space="preserve"> und übergibt ihm die festcodierte </w:t>
      </w:r>
      <w:proofErr w:type="spellStart"/>
      <w:r w:rsidR="002D2D2E">
        <w:t>Appinitialisierungs</w:t>
      </w:r>
      <w:proofErr w:type="spellEnd"/>
      <w:r w:rsidR="002D2D2E">
        <w:t xml:space="preserve">-URL. Die Klasse </w:t>
      </w:r>
      <w:proofErr w:type="spellStart"/>
      <w:r w:rsidR="002D2D2E">
        <w:t>RKObjectManager</w:t>
      </w:r>
      <w:proofErr w:type="spellEnd"/>
      <w:r w:rsidR="002D2D2E">
        <w:t xml:space="preserve"> aus dem RESTKit übernimmt nun das herunterladen und parsen der Anwendungsbeschreibung und speichert diese gleichzeitig in der lokalen Datenbank ab. Nachdem diese nun in der Datenbank vorhanden sind, wird e</w:t>
      </w:r>
      <w:r w:rsidR="002D2D2E">
        <w:t>r</w:t>
      </w:r>
      <w:r w:rsidR="002D2D2E">
        <w:t xml:space="preserve">neut die </w:t>
      </w:r>
      <w:proofErr w:type="spellStart"/>
      <w:r w:rsidR="002D2D2E" w:rsidRPr="00DA2909">
        <w:rPr>
          <w:i/>
        </w:rPr>
        <w:t>loadTabsFromDB</w:t>
      </w:r>
      <w:proofErr w:type="spellEnd"/>
      <w:r w:rsidR="002D2D2E">
        <w:t xml:space="preserve">() Methode aufgerufen. Bei vorhandenen Tabs endet diese Methode mit dem Aufruf von </w:t>
      </w:r>
      <w:proofErr w:type="spellStart"/>
      <w:r w:rsidR="002D2D2E" w:rsidRPr="00DA2909">
        <w:rPr>
          <w:i/>
        </w:rPr>
        <w:t>tabsDidLoad</w:t>
      </w:r>
      <w:proofErr w:type="spellEnd"/>
      <w:r w:rsidR="002D2D2E">
        <w:t>(). Diese erzeugt für jeden T</w:t>
      </w:r>
      <w:r>
        <w:t xml:space="preserve">ab einen eigenen </w:t>
      </w:r>
      <w:proofErr w:type="spellStart"/>
      <w:r w:rsidRPr="00DA2909">
        <w:rPr>
          <w:i/>
        </w:rPr>
        <w:t>ViewController</w:t>
      </w:r>
      <w:proofErr w:type="spellEnd"/>
      <w:r>
        <w:t xml:space="preserve"> und lässt den ersten anzeigen.</w:t>
      </w:r>
      <w:r w:rsidR="00F53172">
        <w:t xml:space="preserve"> Ebenfalls wird beim erzeugten Controller das Attribut </w:t>
      </w:r>
      <w:proofErr w:type="spellStart"/>
      <w:r w:rsidR="00F53172">
        <w:t>aut</w:t>
      </w:r>
      <w:r w:rsidR="00F53172">
        <w:t>o</w:t>
      </w:r>
      <w:r w:rsidR="00464B07">
        <w:t>L</w:t>
      </w:r>
      <w:r w:rsidR="00F53172">
        <w:t>oad</w:t>
      </w:r>
      <w:r w:rsidR="00464B07">
        <w:t>View</w:t>
      </w:r>
      <w:proofErr w:type="spellEnd"/>
      <w:r w:rsidR="00F53172">
        <w:t xml:space="preserve"> gesetzt, damit es bei der Anzeige entscheiden kann ob der View automatisch oder erst bei Benutzerinteraktion aus dem Web geladen werden soll.</w:t>
      </w:r>
      <w:r w:rsidR="009D6B33">
        <w:t xml:space="preserve"> Diese Information erhält der </w:t>
      </w:r>
      <w:proofErr w:type="spellStart"/>
      <w:r w:rsidR="009D6B33">
        <w:t>TabBarController</w:t>
      </w:r>
      <w:proofErr w:type="spellEnd"/>
      <w:r w:rsidR="009D6B33">
        <w:t xml:space="preserve"> aus dem geladenen Tab Objekt, das ja das Attribut </w:t>
      </w:r>
      <w:proofErr w:type="spellStart"/>
      <w:r w:rsidR="009D6B33">
        <w:t>autoLoadView</w:t>
      </w:r>
      <w:proofErr w:type="spellEnd"/>
      <w:r w:rsidR="009D6B33">
        <w:t xml:space="preserve"> enthält.</w:t>
      </w:r>
      <w:r w:rsidR="001A76E4">
        <w:t xml:space="preserve"> </w:t>
      </w:r>
      <w:r w:rsidR="002C14E9">
        <w:t xml:space="preserve"> </w:t>
      </w:r>
    </w:p>
    <w:p w14:paraId="6169A113" w14:textId="2C55410D" w:rsidR="00454C25" w:rsidRDefault="00454C25" w:rsidP="00DA2909">
      <w:pPr>
        <w:pStyle w:val="berschrift4"/>
      </w:pPr>
      <w:proofErr w:type="spellStart"/>
      <w:r>
        <w:t>ViewController</w:t>
      </w:r>
      <w:proofErr w:type="spellEnd"/>
    </w:p>
    <w:p w14:paraId="477D0C24" w14:textId="1DD73D2B" w:rsidR="00125447" w:rsidRDefault="00825515">
      <w:r>
        <w:t xml:space="preserve">Der </w:t>
      </w:r>
      <w:proofErr w:type="spellStart"/>
      <w:r w:rsidRPr="00DA2909">
        <w:rPr>
          <w:i/>
        </w:rPr>
        <w:t>ViewController</w:t>
      </w:r>
      <w:proofErr w:type="spellEnd"/>
      <w:r>
        <w:t xml:space="preserve"> verhält sich ähnlich zum </w:t>
      </w:r>
      <w:proofErr w:type="spellStart"/>
      <w:r w:rsidRPr="00DA2909">
        <w:rPr>
          <w:i/>
        </w:rPr>
        <w:t>TabBarController</w:t>
      </w:r>
      <w:proofErr w:type="spellEnd"/>
      <w:r w:rsidR="00F53172">
        <w:t xml:space="preserve">. </w:t>
      </w:r>
      <w:r w:rsidR="00DE5DF4">
        <w:t>Der</w:t>
      </w:r>
      <w:r w:rsidR="00C4221E">
        <w:t xml:space="preserve"> </w:t>
      </w:r>
      <w:proofErr w:type="spellStart"/>
      <w:r w:rsidR="00C4221E" w:rsidRPr="00035AD3">
        <w:rPr>
          <w:i/>
        </w:rPr>
        <w:t>viewPath</w:t>
      </w:r>
      <w:proofErr w:type="spellEnd"/>
      <w:r w:rsidR="00DE5DF4">
        <w:t xml:space="preserve"> im </w:t>
      </w:r>
      <w:proofErr w:type="spellStart"/>
      <w:r w:rsidR="00C4221E">
        <w:t>TabBarCo</w:t>
      </w:r>
      <w:r w:rsidR="00C4221E">
        <w:t>n</w:t>
      </w:r>
      <w:r w:rsidR="00C4221E">
        <w:t>trol</w:t>
      </w:r>
      <w:r w:rsidR="00DE5DF4">
        <w:t>ler</w:t>
      </w:r>
      <w:proofErr w:type="spellEnd"/>
      <w:r w:rsidR="00C4221E">
        <w:t xml:space="preserve"> </w:t>
      </w:r>
      <w:r w:rsidR="00DE5DF4">
        <w:t>ist identisch zu</w:t>
      </w:r>
      <w:r w:rsidR="001F34E6">
        <w:t>m</w:t>
      </w:r>
      <w:r w:rsidR="00C4221E">
        <w:t xml:space="preserve"> </w:t>
      </w:r>
      <w:proofErr w:type="spellStart"/>
      <w:r w:rsidR="00C4221E" w:rsidRPr="00035AD3">
        <w:rPr>
          <w:i/>
        </w:rPr>
        <w:t>identifier</w:t>
      </w:r>
      <w:proofErr w:type="spellEnd"/>
      <w:r w:rsidR="00DE5DF4">
        <w:t xml:space="preserve"> im </w:t>
      </w:r>
      <w:proofErr w:type="spellStart"/>
      <w:r w:rsidR="00C4221E" w:rsidRPr="00035AD3">
        <w:rPr>
          <w:i/>
        </w:rPr>
        <w:t>ViewController</w:t>
      </w:r>
      <w:proofErr w:type="spellEnd"/>
      <w:r w:rsidR="00C4221E">
        <w:t>.</w:t>
      </w:r>
      <w:r w:rsidR="00DE5DF4">
        <w:t xml:space="preserve"> In diesem Fall stehen dort</w:t>
      </w:r>
      <w:r w:rsidR="001F34E6">
        <w:t xml:space="preserve"> eine</w:t>
      </w:r>
      <w:r w:rsidR="00DE5DF4">
        <w:t xml:space="preserve"> URL </w:t>
      </w:r>
      <w:r w:rsidR="001F34E6">
        <w:t xml:space="preserve">zur REST-Schnittstelle. </w:t>
      </w:r>
      <w:r w:rsidR="00DE5DF4">
        <w:t xml:space="preserve">Der </w:t>
      </w:r>
      <w:proofErr w:type="spellStart"/>
      <w:r w:rsidR="00DE5DF4" w:rsidRPr="00DE5DF4">
        <w:rPr>
          <w:i/>
        </w:rPr>
        <w:t>RESTParser</w:t>
      </w:r>
      <w:proofErr w:type="spellEnd"/>
      <w:r w:rsidR="00DE5DF4">
        <w:t xml:space="preserve"> nutzt diese Adresse um</w:t>
      </w:r>
      <w:r w:rsidR="001F34E6">
        <w:t xml:space="preserve"> von dort</w:t>
      </w:r>
      <w:r w:rsidR="00DE5DF4">
        <w:t xml:space="preserve"> die Beschreibung für den jeweiligen View herunterzuladen. Doch zunächst versucht der </w:t>
      </w:r>
      <w:proofErr w:type="spellStart"/>
      <w:r w:rsidR="00DE5DF4" w:rsidRPr="00DE5DF4">
        <w:rPr>
          <w:i/>
        </w:rPr>
        <w:t>ViewController</w:t>
      </w:r>
      <w:proofErr w:type="spellEnd"/>
      <w:r w:rsidR="00DE5DF4">
        <w:t xml:space="preserve"> </w:t>
      </w:r>
      <w:r w:rsidR="001A76E4">
        <w:t xml:space="preserve">seinen </w:t>
      </w:r>
      <w:proofErr w:type="spellStart"/>
      <w:r w:rsidR="001A76E4" w:rsidRPr="00DE5DF4">
        <w:rPr>
          <w:i/>
        </w:rPr>
        <w:t>identifier</w:t>
      </w:r>
      <w:proofErr w:type="spellEnd"/>
      <w:r w:rsidR="001A76E4">
        <w:t xml:space="preserve"> </w:t>
      </w:r>
      <w:r>
        <w:t>in der Datenbank zu finden.</w:t>
      </w:r>
      <w:r w:rsidR="001A76E4">
        <w:t xml:space="preserve"> </w:t>
      </w:r>
      <w:r>
        <w:t>Ist dieser nicht vorhanden,</w:t>
      </w:r>
      <w:r w:rsidR="00F53172">
        <w:t xml:space="preserve"> entscheidet der Wert von </w:t>
      </w:r>
      <w:proofErr w:type="spellStart"/>
      <w:r w:rsidR="00F53172">
        <w:t>a</w:t>
      </w:r>
      <w:r w:rsidR="00F53172">
        <w:t>u</w:t>
      </w:r>
      <w:r w:rsidR="00F53172">
        <w:t>toDidLoad</w:t>
      </w:r>
      <w:proofErr w:type="spellEnd"/>
      <w:r w:rsidR="00F53172">
        <w:t xml:space="preserve"> ob automatisch nachgeladen wird oder erst eine Benutzerinteraktion nötig ist.</w:t>
      </w:r>
      <w:r w:rsidR="002C14E9">
        <w:t xml:space="preserve"> Zur Interaktion muss der Benutzer den View nach unten ziehen. Dies wurde der MuC2014 nac</w:t>
      </w:r>
      <w:r w:rsidR="002C14E9">
        <w:t>h</w:t>
      </w:r>
      <w:r w:rsidR="002C14E9">
        <w:t>empfunden.</w:t>
      </w:r>
      <w:r>
        <w:t xml:space="preserve"> </w:t>
      </w:r>
      <w:r w:rsidR="00F53172">
        <w:t xml:space="preserve">Das Nachladen übernimmt der </w:t>
      </w:r>
      <w:proofErr w:type="spellStart"/>
      <w:r w:rsidR="00F53172" w:rsidRPr="00DA2909">
        <w:rPr>
          <w:i/>
        </w:rPr>
        <w:t>RESTParser</w:t>
      </w:r>
      <w:proofErr w:type="spellEnd"/>
      <w:r>
        <w:t xml:space="preserve"> und </w:t>
      </w:r>
      <w:r w:rsidR="00F53172">
        <w:t>anschließend</w:t>
      </w:r>
      <w:r>
        <w:t xml:space="preserve"> wird erneut ve</w:t>
      </w:r>
      <w:r>
        <w:t>r</w:t>
      </w:r>
      <w:r>
        <w:t>sucht den View</w:t>
      </w:r>
      <w:r w:rsidR="00F53172">
        <w:t xml:space="preserve"> aus der Datenbank </w:t>
      </w:r>
      <w:r>
        <w:t xml:space="preserve">zu laden. Ist dies erfolgreich folgt der Aufruf von </w:t>
      </w:r>
      <w:proofErr w:type="spellStart"/>
      <w:r w:rsidRPr="00DA2909">
        <w:rPr>
          <w:i/>
        </w:rPr>
        <w:t>vie</w:t>
      </w:r>
      <w:r w:rsidRPr="00DA2909">
        <w:rPr>
          <w:i/>
        </w:rPr>
        <w:t>w</w:t>
      </w:r>
      <w:r w:rsidRPr="00DA2909">
        <w:rPr>
          <w:i/>
        </w:rPr>
        <w:t>RESTDidLoad</w:t>
      </w:r>
      <w:proofErr w:type="spellEnd"/>
      <w:r>
        <w:t>()</w:t>
      </w:r>
      <w:r w:rsidR="00125447">
        <w:t xml:space="preserve">. Dies lässt die Tabelle neu laden und stellt damit den beschriebenen View da. Im Diagramm sind Methoden mit dem Präfix </w:t>
      </w:r>
      <w:proofErr w:type="spellStart"/>
      <w:r w:rsidR="00125447" w:rsidRPr="00DA2909">
        <w:rPr>
          <w:i/>
        </w:rPr>
        <w:t>tableView</w:t>
      </w:r>
      <w:proofErr w:type="spellEnd"/>
      <w:r w:rsidR="00125447">
        <w:t xml:space="preserve"> sowie die Methode </w:t>
      </w:r>
      <w:proofErr w:type="spellStart"/>
      <w:r w:rsidR="00125447" w:rsidRPr="00DA2909">
        <w:rPr>
          <w:i/>
        </w:rPr>
        <w:t>numberOfSe</w:t>
      </w:r>
      <w:r w:rsidR="00125447" w:rsidRPr="00DA2909">
        <w:rPr>
          <w:i/>
        </w:rPr>
        <w:t>c</w:t>
      </w:r>
      <w:r w:rsidR="00125447" w:rsidRPr="00DA2909">
        <w:rPr>
          <w:i/>
        </w:rPr>
        <w:t>tionsInTableView</w:t>
      </w:r>
      <w:proofErr w:type="spellEnd"/>
      <w:r w:rsidR="00125447">
        <w:rPr>
          <w:i/>
        </w:rPr>
        <w:t>()</w:t>
      </w:r>
      <w:r w:rsidR="00125447">
        <w:t xml:space="preserve"> aufgeführt. Das sind iOS SDK spezifische Delegations</w:t>
      </w:r>
      <w:r w:rsidR="00DE5DF4">
        <w:t>muster</w:t>
      </w:r>
      <w:r w:rsidR="00125447">
        <w:t>methoden und werden beim laden der Tabelle aufgerufen. Wie den Bezeichnern zu entnehmen ist, def</w:t>
      </w:r>
      <w:r w:rsidR="00125447">
        <w:t>i</w:t>
      </w:r>
      <w:r w:rsidR="00125447">
        <w:t>nieren sie:</w:t>
      </w:r>
    </w:p>
    <w:p w14:paraId="45431EE4" w14:textId="706BE1F3" w:rsidR="00825515" w:rsidRDefault="00125447" w:rsidP="00DA2909">
      <w:pPr>
        <w:pStyle w:val="Listenabsatz"/>
        <w:numPr>
          <w:ilvl w:val="0"/>
          <w:numId w:val="15"/>
        </w:numPr>
      </w:pPr>
      <w:r>
        <w:t>Anzahl der Sections sowie deren Titel</w:t>
      </w:r>
    </w:p>
    <w:p w14:paraId="75C81E30" w14:textId="06CDF0F5" w:rsidR="00125447" w:rsidRDefault="00125447" w:rsidP="00DA2909">
      <w:pPr>
        <w:pStyle w:val="Listenabsatz"/>
        <w:numPr>
          <w:ilvl w:val="0"/>
          <w:numId w:val="15"/>
        </w:numPr>
      </w:pPr>
      <w:r>
        <w:t>Anzahl der Cells in den Sections</w:t>
      </w:r>
    </w:p>
    <w:p w14:paraId="193AFB78" w14:textId="4F02B8AA" w:rsidR="00125447" w:rsidRDefault="00125447" w:rsidP="00DA2909">
      <w:pPr>
        <w:pStyle w:val="Listenabsatz"/>
        <w:numPr>
          <w:ilvl w:val="0"/>
          <w:numId w:val="15"/>
        </w:numPr>
      </w:pPr>
      <w:proofErr w:type="spellStart"/>
      <w:r>
        <w:t>Cell</w:t>
      </w:r>
      <w:proofErr w:type="spellEnd"/>
      <w:r>
        <w:t xml:space="preserve"> Typen</w:t>
      </w:r>
      <w:r w:rsidR="00A34015">
        <w:t xml:space="preserve"> (ruft die </w:t>
      </w:r>
      <w:proofErr w:type="spellStart"/>
      <w:r w:rsidR="00A34015" w:rsidRPr="00DC5B25">
        <w:rPr>
          <w:i/>
        </w:rPr>
        <w:t>getCell</w:t>
      </w:r>
      <w:proofErr w:type="spellEnd"/>
      <w:r w:rsidR="00A34015" w:rsidRPr="00DC5B25">
        <w:rPr>
          <w:i/>
        </w:rPr>
        <w:t>()</w:t>
      </w:r>
      <w:r w:rsidR="00A34015">
        <w:t xml:space="preserve"> Methode der jeweiligen </w:t>
      </w:r>
      <w:proofErr w:type="spellStart"/>
      <w:r w:rsidR="00A34015">
        <w:t>Cell</w:t>
      </w:r>
      <w:proofErr w:type="spellEnd"/>
      <w:r w:rsidR="00A34015">
        <w:t xml:space="preserve"> auf)</w:t>
      </w:r>
    </w:p>
    <w:p w14:paraId="41296F74" w14:textId="0453DA62" w:rsidR="00125447" w:rsidRDefault="00125447" w:rsidP="00DA2909">
      <w:pPr>
        <w:pStyle w:val="Listenabsatz"/>
        <w:numPr>
          <w:ilvl w:val="0"/>
          <w:numId w:val="15"/>
        </w:numPr>
      </w:pPr>
      <w:r>
        <w:t xml:space="preserve">Actions bei Berührung einer </w:t>
      </w:r>
      <w:proofErr w:type="spellStart"/>
      <w:r>
        <w:t>Cell</w:t>
      </w:r>
      <w:proofErr w:type="spellEnd"/>
    </w:p>
    <w:p w14:paraId="6DA5950C" w14:textId="48F50E7B" w:rsidR="00125447" w:rsidRDefault="00125447" w:rsidP="00125447">
      <w:r>
        <w:t>Alle benötigten Informationen</w:t>
      </w:r>
      <w:r w:rsidR="00A34015">
        <w:t xml:space="preserve"> und Objekte</w:t>
      </w:r>
      <w:r>
        <w:t xml:space="preserve"> werden dem geladenen View Objekt entnommen.</w:t>
      </w:r>
    </w:p>
    <w:p w14:paraId="7728DB3E" w14:textId="77777777" w:rsidR="001C03B2" w:rsidRPr="00454C25" w:rsidRDefault="001C03B2" w:rsidP="001C03B2">
      <w:pPr>
        <w:pStyle w:val="berschrift4"/>
      </w:pPr>
      <w:r>
        <w:t>Parser</w:t>
      </w:r>
    </w:p>
    <w:p w14:paraId="58274FAF" w14:textId="705510DC" w:rsidR="001C03B2" w:rsidRPr="00825515" w:rsidRDefault="001C03B2" w:rsidP="00125447">
      <w:r>
        <w:t xml:space="preserve">Die Klasse </w:t>
      </w:r>
      <w:proofErr w:type="spellStart"/>
      <w:r w:rsidRPr="00DA2909">
        <w:rPr>
          <w:i/>
        </w:rPr>
        <w:t>RESTParser</w:t>
      </w:r>
      <w:proofErr w:type="spellEnd"/>
      <w:r>
        <w:t xml:space="preserve"> ist die Schnittstelle zum RESTKit und kümmert sich dementspr</w:t>
      </w:r>
      <w:r>
        <w:t>e</w:t>
      </w:r>
      <w:r>
        <w:t>chend um die Initialisierung mit einer Basis URL sowie um die Objektzuordnungen (Ma</w:t>
      </w:r>
      <w:r>
        <w:t>p</w:t>
      </w:r>
      <w:r>
        <w:t xml:space="preserve">ping). Die statischen Methoden der </w:t>
      </w:r>
      <w:proofErr w:type="spellStart"/>
      <w:r w:rsidRPr="00DA2909">
        <w:rPr>
          <w:i/>
        </w:rPr>
        <w:t>RESTObjectMappings</w:t>
      </w:r>
      <w:proofErr w:type="spellEnd"/>
      <w:r>
        <w:t xml:space="preserve"> Klasse helfen ihr dabei nach dem Entwurfsmuster Delegation. Dies dient zur Übersicht und Wartbarkeit des Codes da die O</w:t>
      </w:r>
      <w:r>
        <w:t>b</w:t>
      </w:r>
      <w:r>
        <w:t>jektzuordnungen sehr viele Zeilen in Anspruch nehmen.</w:t>
      </w:r>
    </w:p>
    <w:p w14:paraId="5DAD5FD2" w14:textId="5F41DBCC" w:rsidR="00454C25" w:rsidRDefault="00454C25" w:rsidP="00DA2909">
      <w:pPr>
        <w:pStyle w:val="berschrift4"/>
      </w:pPr>
      <w:proofErr w:type="spellStart"/>
      <w:r>
        <w:t>WebViewController</w:t>
      </w:r>
      <w:proofErr w:type="spellEnd"/>
    </w:p>
    <w:p w14:paraId="6742B17C" w14:textId="4434F577" w:rsidR="00125447" w:rsidRDefault="00125447">
      <w:r>
        <w:t xml:space="preserve">Der </w:t>
      </w:r>
      <w:proofErr w:type="spellStart"/>
      <w:r>
        <w:t>WebViewController</w:t>
      </w:r>
      <w:proofErr w:type="spellEnd"/>
      <w:r>
        <w:t xml:space="preserve"> ist für die Anzeige eines </w:t>
      </w:r>
      <w:proofErr w:type="spellStart"/>
      <w:r>
        <w:t>WebViews</w:t>
      </w:r>
      <w:proofErr w:type="spellEnd"/>
      <w:r>
        <w:t xml:space="preserve"> mit einer entsprechenden URL zuständig. Diese erhält er bei Initialisierung als Parameter. </w:t>
      </w:r>
      <w:r w:rsidR="001C03B2">
        <w:t xml:space="preserve">Der Controller wird ausschließlich von der Action </w:t>
      </w:r>
      <w:proofErr w:type="spellStart"/>
      <w:r w:rsidR="001C03B2" w:rsidRPr="00DA2909">
        <w:rPr>
          <w:i/>
        </w:rPr>
        <w:t>ActionWebViewWithURL</w:t>
      </w:r>
      <w:proofErr w:type="spellEnd"/>
      <w:r w:rsidR="001C03B2">
        <w:t xml:space="preserve"> verwendet.</w:t>
      </w:r>
    </w:p>
    <w:p w14:paraId="0A74C01C" w14:textId="68F8A807" w:rsidR="001C03B2" w:rsidRDefault="006B417A" w:rsidP="00DA2909">
      <w:pPr>
        <w:pStyle w:val="berschrift2"/>
      </w:pPr>
      <w:bookmarkStart w:id="109" w:name="_Toc282505735"/>
      <w:bookmarkStart w:id="110" w:name="_Ref282517133"/>
      <w:r>
        <w:t>Interpreter für andere Plattformen</w:t>
      </w:r>
      <w:bookmarkEnd w:id="109"/>
      <w:bookmarkEnd w:id="110"/>
    </w:p>
    <w:p w14:paraId="55712864" w14:textId="4FEA46AC" w:rsidR="0070085D" w:rsidRDefault="006B417A" w:rsidP="002B777C">
      <w:r>
        <w:t>Nachdem der Interpreter für iOS nun fertig entworfen und umgesetzt wurde,</w:t>
      </w:r>
      <w:r w:rsidR="00394D18">
        <w:t xml:space="preserve"> stellt sich die Frage ob d</w:t>
      </w:r>
      <w:r>
        <w:t>ieser</w:t>
      </w:r>
      <w:r w:rsidR="00394D18">
        <w:t xml:space="preserve"> Entwurf auch auf anderen Plattformen umsetzbar ist.</w:t>
      </w:r>
      <w:r w:rsidR="00DE0180">
        <w:t xml:space="preserve"> </w:t>
      </w:r>
      <w:r w:rsidR="00B81F01">
        <w:t>Das Model wurde ohne iOS spezifische Anteile entworfen und ist demnach nicht an diese Plattform gebunden. Es wurden lediglich nach dem MVC Entwurfsmuster eine klare Trennung zwischen Model und View gemacht.</w:t>
      </w:r>
      <w:r w:rsidR="00144991">
        <w:t xml:space="preserve"> Diese Trennung verwenden auch die anderen Plattformen. </w:t>
      </w:r>
      <w:proofErr w:type="spellStart"/>
      <w:r w:rsidR="00144991">
        <w:t>Android</w:t>
      </w:r>
      <w:proofErr w:type="spellEnd"/>
      <w:r w:rsidR="00144991">
        <w:t xml:space="preserve"> verwendet  nicht direkt MVC, dessen </w:t>
      </w:r>
      <w:proofErr w:type="spellStart"/>
      <w:r w:rsidR="00144991" w:rsidRPr="002B777C">
        <w:rPr>
          <w:i/>
        </w:rPr>
        <w:t>Activity</w:t>
      </w:r>
      <w:proofErr w:type="spellEnd"/>
      <w:r w:rsidR="00144991">
        <w:t xml:space="preserve"> Konzept</w:t>
      </w:r>
      <w:r w:rsidR="00A4451C">
        <w:t xml:space="preserve"> (Google Inc. 2015b)</w:t>
      </w:r>
      <w:r w:rsidR="00144991">
        <w:t xml:space="preserve"> ähnelt </w:t>
      </w:r>
      <w:r w:rsidR="002B777C">
        <w:t xml:space="preserve">aber </w:t>
      </w:r>
      <w:r w:rsidR="00144991">
        <w:t xml:space="preserve">Apples </w:t>
      </w:r>
      <w:proofErr w:type="spellStart"/>
      <w:r w:rsidR="00144991" w:rsidRPr="002B777C">
        <w:rPr>
          <w:i/>
        </w:rPr>
        <w:t>ViewCo</w:t>
      </w:r>
      <w:r w:rsidR="00144991" w:rsidRPr="002B777C">
        <w:rPr>
          <w:i/>
        </w:rPr>
        <w:t>n</w:t>
      </w:r>
      <w:r w:rsidR="00144991" w:rsidRPr="002B777C">
        <w:rPr>
          <w:i/>
        </w:rPr>
        <w:t>troller</w:t>
      </w:r>
      <w:proofErr w:type="spellEnd"/>
      <w:r w:rsidR="00B81F01">
        <w:t xml:space="preserve"> </w:t>
      </w:r>
      <w:r w:rsidR="00F54964">
        <w:t>(Apple Inc. 2015b). Für Windows Phone g</w:t>
      </w:r>
      <w:r w:rsidR="002B777C">
        <w:t>ibt es eine Abwandlung von MVC:</w:t>
      </w:r>
      <w:r w:rsidR="00F54964">
        <w:t xml:space="preserve"> </w:t>
      </w:r>
      <w:proofErr w:type="spellStart"/>
      <w:r w:rsidR="00F54964">
        <w:t>Mode</w:t>
      </w:r>
      <w:r w:rsidR="00F54964">
        <w:t>l</w:t>
      </w:r>
      <w:r w:rsidR="00F54964">
        <w:t>View-ViewModel</w:t>
      </w:r>
      <w:proofErr w:type="spellEnd"/>
      <w:r w:rsidR="005A656C">
        <w:t xml:space="preserve"> (MVVM)</w:t>
      </w:r>
      <w:r w:rsidR="00F54964">
        <w:t xml:space="preserve"> Entwurfsmuster</w:t>
      </w:r>
      <w:r w:rsidR="002B777C">
        <w:t xml:space="preserve"> (Microsoft Corporation 2014), worauf wird</w:t>
      </w:r>
      <w:r w:rsidR="00F54964">
        <w:t xml:space="preserve"> hier nicht näher eingegangen</w:t>
      </w:r>
      <w:r w:rsidR="002B777C">
        <w:t xml:space="preserve"> wird.</w:t>
      </w:r>
      <w:r w:rsidR="00F54964">
        <w:t xml:space="preserve"> </w:t>
      </w:r>
      <w:r w:rsidR="005A656C">
        <w:t>Für alle Plattformen kann das entworfene Model demnach u</w:t>
      </w:r>
      <w:r w:rsidR="005A656C">
        <w:t>m</w:t>
      </w:r>
      <w:r w:rsidR="005A656C">
        <w:t xml:space="preserve">gesetzt werden. Weitere Plattformen wie Blackberry wurden hierbei nicht untersucht. </w:t>
      </w:r>
      <w:r>
        <w:t>I</w:t>
      </w:r>
      <w:r w:rsidR="005A656C">
        <w:t>n</w:t>
      </w:r>
      <w:r>
        <w:t xml:space="preserve"> Hi</w:t>
      </w:r>
      <w:r>
        <w:t>n</w:t>
      </w:r>
      <w:r>
        <w:t>blick auf die verwendeten Frameworks</w:t>
      </w:r>
      <w:r w:rsidR="00394D18">
        <w:t xml:space="preserve"> </w:t>
      </w:r>
      <w:r>
        <w:t>lassen sich für andere Plattformen ähnliche Lösungen finden</w:t>
      </w:r>
      <w:r w:rsidR="002B777C">
        <w:t xml:space="preserve"> oder müssen selbst umgesetzt werden</w:t>
      </w:r>
      <w:r w:rsidR="0070085D">
        <w:t>:</w:t>
      </w:r>
    </w:p>
    <w:tbl>
      <w:tblPr>
        <w:tblStyle w:val="Tabellenraster"/>
        <w:tblW w:w="0" w:type="auto"/>
        <w:tblLook w:val="04A0" w:firstRow="1" w:lastRow="0" w:firstColumn="1" w:lastColumn="0" w:noHBand="0" w:noVBand="1"/>
      </w:tblPr>
      <w:tblGrid>
        <w:gridCol w:w="3070"/>
        <w:gridCol w:w="3070"/>
        <w:gridCol w:w="3071"/>
      </w:tblGrid>
      <w:tr w:rsidR="0070085D" w14:paraId="0AEEAFA2" w14:textId="77777777" w:rsidTr="0070085D">
        <w:tc>
          <w:tcPr>
            <w:tcW w:w="3070" w:type="dxa"/>
          </w:tcPr>
          <w:p w14:paraId="336C3840" w14:textId="3876BBBD" w:rsidR="0070085D" w:rsidRDefault="0070085D" w:rsidP="002B777C">
            <w:pPr>
              <w:jc w:val="center"/>
            </w:pPr>
            <w:r>
              <w:t>iOS</w:t>
            </w:r>
          </w:p>
        </w:tc>
        <w:tc>
          <w:tcPr>
            <w:tcW w:w="3070" w:type="dxa"/>
          </w:tcPr>
          <w:p w14:paraId="59B6BC46" w14:textId="3E0D20E5" w:rsidR="0070085D" w:rsidRDefault="0070085D" w:rsidP="002B777C">
            <w:pPr>
              <w:jc w:val="center"/>
            </w:pPr>
            <w:proofErr w:type="spellStart"/>
            <w:r>
              <w:t>Android</w:t>
            </w:r>
            <w:proofErr w:type="spellEnd"/>
          </w:p>
        </w:tc>
        <w:tc>
          <w:tcPr>
            <w:tcW w:w="3071" w:type="dxa"/>
          </w:tcPr>
          <w:p w14:paraId="5261BF24" w14:textId="18B3C5DD" w:rsidR="0070085D" w:rsidRDefault="0070085D" w:rsidP="002B777C">
            <w:pPr>
              <w:jc w:val="center"/>
            </w:pPr>
            <w:r>
              <w:t>Windows Phone</w:t>
            </w:r>
          </w:p>
        </w:tc>
      </w:tr>
      <w:tr w:rsidR="0070085D" w14:paraId="08261816" w14:textId="77777777" w:rsidTr="0070085D">
        <w:tc>
          <w:tcPr>
            <w:tcW w:w="3070" w:type="dxa"/>
          </w:tcPr>
          <w:p w14:paraId="01D48E61" w14:textId="127B6704" w:rsidR="0070085D" w:rsidRDefault="00F345EE" w:rsidP="0070085D">
            <w:r>
              <w:fldChar w:fldCharType="begin"/>
            </w:r>
            <w:r>
              <w:instrText xml:space="preserve"> </w:instrText>
            </w:r>
            <w:r w:rsidR="000702A4">
              <w:instrText>REF</w:instrText>
            </w:r>
            <w:r>
              <w:instrText xml:space="preserve"> _Ref282516132 \h </w:instrText>
            </w:r>
            <w:r>
              <w:fldChar w:fldCharType="separate"/>
            </w:r>
            <w:r>
              <w:t>RESTKit</w:t>
            </w:r>
            <w:r>
              <w:fldChar w:fldCharType="end"/>
            </w:r>
          </w:p>
        </w:tc>
        <w:tc>
          <w:tcPr>
            <w:tcW w:w="3070" w:type="dxa"/>
          </w:tcPr>
          <w:p w14:paraId="5266DF60" w14:textId="36732039" w:rsidR="0070085D" w:rsidRDefault="0070085D" w:rsidP="0070085D">
            <w:proofErr w:type="spellStart"/>
            <w:r>
              <w:t>Restlet</w:t>
            </w:r>
            <w:proofErr w:type="spellEnd"/>
            <w:r>
              <w:rPr>
                <w:rStyle w:val="Funotenzeichen"/>
              </w:rPr>
              <w:footnoteReference w:id="16"/>
            </w:r>
          </w:p>
        </w:tc>
        <w:tc>
          <w:tcPr>
            <w:tcW w:w="3071" w:type="dxa"/>
          </w:tcPr>
          <w:p w14:paraId="4F94524C" w14:textId="641C89D4" w:rsidR="0070085D" w:rsidRDefault="0070085D" w:rsidP="0070085D">
            <w:proofErr w:type="spellStart"/>
            <w:r>
              <w:t>RestSharp</w:t>
            </w:r>
            <w:proofErr w:type="spellEnd"/>
            <w:r>
              <w:rPr>
                <w:rStyle w:val="Funotenzeichen"/>
              </w:rPr>
              <w:footnoteReference w:id="17"/>
            </w:r>
          </w:p>
        </w:tc>
      </w:tr>
      <w:tr w:rsidR="0070085D" w14:paraId="15BB0507" w14:textId="77777777" w:rsidTr="0070085D">
        <w:tc>
          <w:tcPr>
            <w:tcW w:w="3070" w:type="dxa"/>
          </w:tcPr>
          <w:p w14:paraId="375CC56A" w14:textId="53E271F8" w:rsidR="0070085D" w:rsidRDefault="00F345EE" w:rsidP="0070085D">
            <w:r>
              <w:fldChar w:fldCharType="begin"/>
            </w:r>
            <w:r>
              <w:instrText xml:space="preserve"> </w:instrText>
            </w:r>
            <w:r w:rsidR="000702A4">
              <w:instrText>REF</w:instrText>
            </w:r>
            <w:r>
              <w:instrText xml:space="preserve"> _Ref282516143 \h </w:instrText>
            </w:r>
            <w:r>
              <w:fldChar w:fldCharType="separate"/>
            </w:r>
            <w:proofErr w:type="spellStart"/>
            <w:r>
              <w:t>PixateFreestyle</w:t>
            </w:r>
            <w:proofErr w:type="spellEnd"/>
            <w:r>
              <w:fldChar w:fldCharType="end"/>
            </w:r>
          </w:p>
        </w:tc>
        <w:tc>
          <w:tcPr>
            <w:tcW w:w="3070" w:type="dxa"/>
          </w:tcPr>
          <w:p w14:paraId="7D0E3E22" w14:textId="5103C795" w:rsidR="0070085D" w:rsidRDefault="00F345EE" w:rsidP="0070085D">
            <w:r>
              <w:fldChar w:fldCharType="begin"/>
            </w:r>
            <w:r>
              <w:instrText xml:space="preserve"> </w:instrText>
            </w:r>
            <w:r w:rsidR="000702A4">
              <w:instrText>REF</w:instrText>
            </w:r>
            <w:r>
              <w:instrText xml:space="preserve"> _Ref282516143 \h </w:instrText>
            </w:r>
            <w:r>
              <w:fldChar w:fldCharType="separate"/>
            </w:r>
            <w:proofErr w:type="spellStart"/>
            <w:r>
              <w:t>PixateFreestyle</w:t>
            </w:r>
            <w:proofErr w:type="spellEnd"/>
            <w:r>
              <w:fldChar w:fldCharType="end"/>
            </w:r>
          </w:p>
        </w:tc>
        <w:tc>
          <w:tcPr>
            <w:tcW w:w="3071" w:type="dxa"/>
          </w:tcPr>
          <w:p w14:paraId="26729B42" w14:textId="3C6C6DBD" w:rsidR="0070085D" w:rsidRDefault="002B777C" w:rsidP="0070085D">
            <w:r>
              <w:t>Kein vergleichbares Fram</w:t>
            </w:r>
            <w:r>
              <w:t>e</w:t>
            </w:r>
            <w:r>
              <w:t>work gefunden</w:t>
            </w:r>
          </w:p>
        </w:tc>
      </w:tr>
      <w:tr w:rsidR="0070085D" w14:paraId="7AE8F63C" w14:textId="77777777" w:rsidTr="0070085D">
        <w:tc>
          <w:tcPr>
            <w:tcW w:w="3070" w:type="dxa"/>
          </w:tcPr>
          <w:p w14:paraId="44B18A2A" w14:textId="52E69A86" w:rsidR="0070085D" w:rsidRDefault="00F345EE" w:rsidP="0070085D">
            <w:r>
              <w:fldChar w:fldCharType="begin"/>
            </w:r>
            <w:r>
              <w:instrText xml:space="preserve"> </w:instrText>
            </w:r>
            <w:r w:rsidR="000702A4">
              <w:instrText>REF</w:instrText>
            </w:r>
            <w:r>
              <w:instrText xml:space="preserve"> _Ref282516155 \h </w:instrText>
            </w:r>
            <w:r>
              <w:fldChar w:fldCharType="separate"/>
            </w:r>
            <w:proofErr w:type="spellStart"/>
            <w:r>
              <w:t>SDWebImage</w:t>
            </w:r>
            <w:proofErr w:type="spellEnd"/>
            <w:r>
              <w:fldChar w:fldCharType="end"/>
            </w:r>
          </w:p>
        </w:tc>
        <w:tc>
          <w:tcPr>
            <w:tcW w:w="3070" w:type="dxa"/>
          </w:tcPr>
          <w:p w14:paraId="6A0E4A04" w14:textId="7DD572CB" w:rsidR="0070085D" w:rsidRDefault="0070085D" w:rsidP="0070085D">
            <w:proofErr w:type="spellStart"/>
            <w:r>
              <w:t>Android</w:t>
            </w:r>
            <w:proofErr w:type="spellEnd"/>
            <w:r>
              <w:t>-Universal-Image-</w:t>
            </w:r>
            <w:proofErr w:type="spellStart"/>
            <w:r>
              <w:t>Loader</w:t>
            </w:r>
            <w:proofErr w:type="spellEnd"/>
            <w:r>
              <w:rPr>
                <w:rStyle w:val="Funotenzeichen"/>
              </w:rPr>
              <w:footnoteReference w:id="18"/>
            </w:r>
          </w:p>
        </w:tc>
        <w:tc>
          <w:tcPr>
            <w:tcW w:w="3071" w:type="dxa"/>
          </w:tcPr>
          <w:p w14:paraId="413A76B6" w14:textId="64B66280" w:rsidR="0070085D" w:rsidRDefault="002B777C" w:rsidP="002B777C">
            <w:pPr>
              <w:keepNext/>
            </w:pPr>
            <w:r>
              <w:t>Kein vergleichbares Fram</w:t>
            </w:r>
            <w:r>
              <w:t>e</w:t>
            </w:r>
            <w:r>
              <w:t>work gefunden</w:t>
            </w:r>
          </w:p>
        </w:tc>
      </w:tr>
    </w:tbl>
    <w:p w14:paraId="622B9AB9" w14:textId="3DDB912F" w:rsidR="002B777C" w:rsidRPr="002B777C" w:rsidRDefault="002B777C" w:rsidP="002B777C">
      <w:pPr>
        <w:pStyle w:val="Beschriftung"/>
      </w:pPr>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Pr>
          <w:noProof/>
        </w:rPr>
        <w:t>20</w:t>
      </w:r>
      <w:r w:rsidR="00DE5DF4">
        <w:rPr>
          <w:noProof/>
        </w:rPr>
        <w:fldChar w:fldCharType="end"/>
      </w:r>
      <w:r>
        <w:t>: Framework Alternativen für andere Plattformen</w:t>
      </w:r>
    </w:p>
    <w:p w14:paraId="6E969CBB" w14:textId="06F411FB" w:rsidR="00E618A2" w:rsidRDefault="00E618A2" w:rsidP="002B777C">
      <w:pPr>
        <w:pStyle w:val="berschrift1"/>
      </w:pPr>
      <w:bookmarkStart w:id="111" w:name="_Ref282103695"/>
      <w:bookmarkStart w:id="112" w:name="_Ref282108041"/>
      <w:bookmarkStart w:id="113" w:name="_Toc282505736"/>
      <w:r>
        <w:t xml:space="preserve">Beispiel </w:t>
      </w:r>
      <w:proofErr w:type="spellStart"/>
      <w:r>
        <w:t>iOSTemplateLanguage</w:t>
      </w:r>
      <w:proofErr w:type="spellEnd"/>
      <w:r>
        <w:t xml:space="preserve"> Applikation</w:t>
      </w:r>
      <w:bookmarkEnd w:id="111"/>
      <w:bookmarkEnd w:id="112"/>
      <w:bookmarkEnd w:id="113"/>
    </w:p>
    <w:p w14:paraId="230796CA" w14:textId="1A899DDB" w:rsidR="00E618A2" w:rsidRPr="00B372A7" w:rsidRDefault="00E618A2" w:rsidP="00E618A2">
      <w:r>
        <w:t>Um die entwickelte Beschreibungssprache einer ersten Evaluation zu unterziehen, bedarf es einer Beispiel App</w:t>
      </w:r>
      <w:r w:rsidR="003D43AB">
        <w:t xml:space="preserve">, die den Namen </w:t>
      </w:r>
      <w:proofErr w:type="spellStart"/>
      <w:r w:rsidR="003D43AB">
        <w:t>iOSTemplateLanguage</w:t>
      </w:r>
      <w:proofErr w:type="spellEnd"/>
      <w:r w:rsidR="003D43AB">
        <w:t xml:space="preserve"> App erhält. Der Funktionsumfang beschränkt sich auf Teile der MuC2014.</w:t>
      </w:r>
    </w:p>
    <w:p w14:paraId="753089BD" w14:textId="7C3958F9" w:rsidR="00E618A2" w:rsidRDefault="00E618A2" w:rsidP="00E618A2">
      <w:pPr>
        <w:pStyle w:val="berschrift2"/>
      </w:pPr>
      <w:bookmarkStart w:id="114" w:name="_Ref282362783"/>
      <w:bookmarkStart w:id="115" w:name="_Toc282505737"/>
      <w:r>
        <w:t>Anforderungen</w:t>
      </w:r>
      <w:r w:rsidR="00A34015">
        <w:t xml:space="preserve"> und Voraussetzungen</w:t>
      </w:r>
      <w:bookmarkEnd w:id="114"/>
      <w:bookmarkEnd w:id="115"/>
    </w:p>
    <w:p w14:paraId="3F1755EC" w14:textId="2566807C" w:rsidR="00A34015" w:rsidRDefault="00A34015" w:rsidP="00DC5B25">
      <w:r>
        <w:t>Der Interpreter wird mit einer festkodierten Initialisierung-URL sowie integrierten Icons und einem Stylesheet ausgeliefert. Der Grund dafür ist, dass der Interpreter noch nicht in der Lage ist über die Sprache definierte Icons und Stylesheets selbstständig zu beziehen. Zur URL kommen noch einige Parameter hinzu die notwendig sind für den Zugriff auf die Commun</w:t>
      </w:r>
      <w:r>
        <w:t>i</w:t>
      </w:r>
      <w:r>
        <w:t>tyMashup REST API.</w:t>
      </w:r>
      <w:r w:rsidR="00A714BB">
        <w:t xml:space="preserve"> Ebenfalls ist der Zugriff auf die Template-Dateien notwendig um diese zu entwickeln. Die gesamte App Entwicklung findet an dieser Stelle statt.</w:t>
      </w:r>
      <w:r>
        <w:t xml:space="preserve"> Die lokale Date</w:t>
      </w:r>
      <w:r>
        <w:t>n</w:t>
      </w:r>
      <w:r>
        <w:t xml:space="preserve">bank ist zu Beginn leer und enthält somit keinerlei Beschreibungsinformationen. Zum Test der einzelnen Sprachelemente </w:t>
      </w:r>
      <w:r w:rsidR="00FD021C">
        <w:t>ist es sinnvoll</w:t>
      </w:r>
      <w:r>
        <w:t xml:space="preserve"> alle </w:t>
      </w:r>
      <w:proofErr w:type="spellStart"/>
      <w:r>
        <w:t>Cell</w:t>
      </w:r>
      <w:proofErr w:type="spellEnd"/>
      <w:r>
        <w:t xml:space="preserve">, Action und Button Typen </w:t>
      </w:r>
      <w:r w:rsidR="00FD021C">
        <w:t>einzusetzen</w:t>
      </w:r>
      <w:r>
        <w:t xml:space="preserve">. Für den später folgenden Performanz Test </w:t>
      </w:r>
      <w:r w:rsidR="00FD021C">
        <w:t>sollten</w:t>
      </w:r>
      <w:r>
        <w:t xml:space="preserve"> ähnlich große Datensätze wie bei der MuC2014 dargestellt werden.</w:t>
      </w:r>
      <w:r w:rsidR="00A714BB">
        <w:t xml:space="preserve"> </w:t>
      </w:r>
    </w:p>
    <w:p w14:paraId="09D28FE4" w14:textId="77777777" w:rsidR="00E618A2" w:rsidRDefault="00E618A2" w:rsidP="00E618A2">
      <w:pPr>
        <w:pStyle w:val="berschrift2"/>
      </w:pPr>
      <w:bookmarkStart w:id="116" w:name="_Ref282341553"/>
      <w:bookmarkStart w:id="117" w:name="_Toc282505738"/>
      <w:r>
        <w:t>CommunityMashup</w:t>
      </w:r>
      <w:bookmarkEnd w:id="116"/>
      <w:bookmarkEnd w:id="117"/>
    </w:p>
    <w:p w14:paraId="56986F72" w14:textId="2A0C5866" w:rsidR="001361D3" w:rsidRDefault="00FD021C" w:rsidP="00DC5B25">
      <w:r>
        <w:t xml:space="preserve">Das CommunityMashup wurde in der </w:t>
      </w:r>
      <w:r>
        <w:fldChar w:fldCharType="begin"/>
      </w:r>
      <w:r>
        <w:instrText xml:space="preserve"> </w:instrText>
      </w:r>
      <w:r w:rsidR="000702A4">
        <w:instrText>REF</w:instrText>
      </w:r>
      <w:r>
        <w:instrText xml:space="preserve"> _Ref282344431 \h </w:instrText>
      </w:r>
      <w:r>
        <w:fldChar w:fldCharType="separate"/>
      </w:r>
      <w:r w:rsidRPr="00C6416A">
        <w:t>Einleitung</w:t>
      </w:r>
      <w:r>
        <w:fldChar w:fldCharType="end"/>
      </w:r>
      <w:r>
        <w:t xml:space="preserve"> bereits als Datenquelle genannt.</w:t>
      </w:r>
      <w:r w:rsidR="0033527D">
        <w:t xml:space="preserve"> Dessen REST API soll den Zugriff auf die Anwendungsbeschreibung ermöglichen. Auf das zugrund</w:t>
      </w:r>
      <w:r w:rsidR="0033527D">
        <w:t>e</w:t>
      </w:r>
      <w:r w:rsidR="0033527D">
        <w:t>liegende Datenmodell des Mashup sowie die detaillierte Nutzung der REST API wird in di</w:t>
      </w:r>
      <w:r w:rsidR="0033527D">
        <w:t>e</w:t>
      </w:r>
      <w:r w:rsidR="0033527D">
        <w:t>ser Arbeit nicht genau eingegangen</w:t>
      </w:r>
      <w:r w:rsidR="001361D3">
        <w:t xml:space="preserve">. Einen Überblick dazu liefert </w:t>
      </w:r>
      <w:proofErr w:type="spellStart"/>
      <w:r w:rsidR="001361D3">
        <w:t>Hoferick</w:t>
      </w:r>
      <w:proofErr w:type="spellEnd"/>
      <w:r w:rsidR="001361D3">
        <w:t>(2013). Dennoch soll</w:t>
      </w:r>
      <w:r w:rsidR="002A1CB4">
        <w:t xml:space="preserve"> zum </w:t>
      </w:r>
      <w:r w:rsidR="007C3978">
        <w:t>Verständnis</w:t>
      </w:r>
      <w:r w:rsidR="001361D3">
        <w:t xml:space="preserve"> an einigen Beispielaufrufen die Nutzung der API gezeigt werden. Die folgenden URL sind verkürzt und zeigen mögliche Aufrufe. </w:t>
      </w:r>
    </w:p>
    <w:p w14:paraId="497FFF23" w14:textId="49C6F190" w:rsidR="001361D3" w:rsidRPr="0096307E" w:rsidRDefault="001361D3" w:rsidP="00DC5B25">
      <w:r>
        <w:t>Eine Abfrage aller im Mashup befindlichen Personen sieht folgendermaßen aus:</w:t>
      </w:r>
      <w:r w:rsidR="002A1CB4">
        <w:t xml:space="preserve"> </w:t>
      </w:r>
      <w:proofErr w:type="spellStart"/>
      <w:r w:rsidRPr="0096307E">
        <w:rPr>
          <w:i/>
        </w:rPr>
        <w:t>mashup</w:t>
      </w:r>
      <w:proofErr w:type="spellEnd"/>
      <w:r w:rsidRPr="0096307E">
        <w:rPr>
          <w:i/>
        </w:rPr>
        <w:t>/</w:t>
      </w:r>
      <w:proofErr w:type="spellStart"/>
      <w:r w:rsidRPr="0096307E">
        <w:rPr>
          <w:i/>
        </w:rPr>
        <w:t>get</w:t>
      </w:r>
      <w:r>
        <w:rPr>
          <w:i/>
        </w:rPr>
        <w:t>Person</w:t>
      </w:r>
      <w:r w:rsidRPr="0096307E">
        <w:rPr>
          <w:i/>
        </w:rPr>
        <w:t>s</w:t>
      </w:r>
      <w:proofErr w:type="spellEnd"/>
    </w:p>
    <w:p w14:paraId="05DE4518" w14:textId="3227F4E3" w:rsidR="001361D3" w:rsidRPr="0096307E" w:rsidRDefault="001361D3" w:rsidP="00DC5B25">
      <w:r>
        <w:t>Die Person mit der Identifikation a_4403 erhält man bspw. mit diesem Aufruf:</w:t>
      </w:r>
      <w:r w:rsidR="002A1CB4">
        <w:t xml:space="preserve"> </w:t>
      </w:r>
      <w:r w:rsidRPr="0096307E">
        <w:rPr>
          <w:i/>
        </w:rPr>
        <w:t>/</w:t>
      </w:r>
      <w:proofErr w:type="spellStart"/>
      <w:r w:rsidRPr="0096307E">
        <w:rPr>
          <w:i/>
        </w:rPr>
        <w:t>mashup</w:t>
      </w:r>
      <w:proofErr w:type="spellEnd"/>
      <w:r w:rsidRPr="0096307E">
        <w:rPr>
          <w:i/>
        </w:rPr>
        <w:t>/</w:t>
      </w:r>
      <w:proofErr w:type="spellStart"/>
      <w:r w:rsidRPr="0096307E">
        <w:rPr>
          <w:i/>
        </w:rPr>
        <w:t>getPersonWithIdent?ident</w:t>
      </w:r>
      <w:proofErr w:type="spellEnd"/>
      <w:r w:rsidRPr="0096307E">
        <w:rPr>
          <w:i/>
        </w:rPr>
        <w:t>=a_4403</w:t>
      </w:r>
    </w:p>
    <w:p w14:paraId="2A0FCF11" w14:textId="2B86E6EE" w:rsidR="001361D3" w:rsidRDefault="002A1CB4" w:rsidP="00DC5B25">
      <w:pPr>
        <w:rPr>
          <w:i/>
        </w:rPr>
      </w:pPr>
      <w:r>
        <w:t xml:space="preserve">Für eine Template gesteuerte Ausgabe wird noch der Parameter </w:t>
      </w:r>
      <w:proofErr w:type="spellStart"/>
      <w:r w:rsidRPr="0096307E">
        <w:rPr>
          <w:i/>
        </w:rPr>
        <w:t>tpl</w:t>
      </w:r>
      <w:proofErr w:type="spellEnd"/>
      <w:r>
        <w:t xml:space="preserve"> benötigt, der den Namen des Templates angibt. In diesem Fall soll das Template </w:t>
      </w:r>
      <w:proofErr w:type="spellStart"/>
      <w:r w:rsidRPr="0096307E">
        <w:rPr>
          <w:i/>
        </w:rPr>
        <w:t>ios</w:t>
      </w:r>
      <w:proofErr w:type="spellEnd"/>
      <w:r>
        <w:t xml:space="preserve"> verwendet werden: </w:t>
      </w:r>
      <w:r w:rsidRPr="00E71C79">
        <w:rPr>
          <w:i/>
        </w:rPr>
        <w:t>/</w:t>
      </w:r>
      <w:proofErr w:type="spellStart"/>
      <w:r w:rsidRPr="00E71C79">
        <w:rPr>
          <w:i/>
        </w:rPr>
        <w:t>mashup</w:t>
      </w:r>
      <w:proofErr w:type="spellEnd"/>
      <w:r w:rsidRPr="00E71C79">
        <w:rPr>
          <w:i/>
        </w:rPr>
        <w:t>/</w:t>
      </w:r>
      <w:proofErr w:type="spellStart"/>
      <w:r w:rsidRPr="00E71C79">
        <w:rPr>
          <w:i/>
        </w:rPr>
        <w:t>getPersonWithIdent?ident</w:t>
      </w:r>
      <w:proofErr w:type="spellEnd"/>
      <w:r w:rsidRPr="00E71C79">
        <w:rPr>
          <w:i/>
        </w:rPr>
        <w:t>=a_4403</w:t>
      </w:r>
      <w:r>
        <w:rPr>
          <w:i/>
        </w:rPr>
        <w:t>&amp;tpl=</w:t>
      </w:r>
      <w:proofErr w:type="spellStart"/>
      <w:r>
        <w:rPr>
          <w:i/>
        </w:rPr>
        <w:t>ios</w:t>
      </w:r>
      <w:proofErr w:type="spellEnd"/>
    </w:p>
    <w:p w14:paraId="71560E67" w14:textId="38D49041" w:rsidR="002A1CB4" w:rsidRDefault="002A1CB4" w:rsidP="00DC5B25">
      <w:r>
        <w:t>Weitere mögliche Aufrufe sind der Mashup Dokumentation</w:t>
      </w:r>
      <w:r>
        <w:rPr>
          <w:rStyle w:val="Funotenzeichen"/>
        </w:rPr>
        <w:footnoteReference w:id="19"/>
      </w:r>
      <w:r>
        <w:t xml:space="preserve"> zu entnehmen.</w:t>
      </w:r>
    </w:p>
    <w:p w14:paraId="6A74A857" w14:textId="186AF26A" w:rsidR="005912EB" w:rsidRDefault="005912EB" w:rsidP="00DC5B25">
      <w:pPr>
        <w:pStyle w:val="berschrift4"/>
      </w:pPr>
      <w:r>
        <w:t>Templates</w:t>
      </w:r>
    </w:p>
    <w:p w14:paraId="7FAB3A0C" w14:textId="0A88B297" w:rsidR="00E618A2" w:rsidRDefault="002A1CB4" w:rsidP="00DC5B25">
      <w:r>
        <w:t>Die Generierung der Anwendungsbeschreibung ist Aufgabe der Templates. Der Interpreter ruft die gewünschten REST Funktionen mit dem Template als Parameter auf und erhält die Beschreibung im JSON Format.</w:t>
      </w:r>
      <w:r w:rsidR="00B87521">
        <w:t xml:space="preserve"> Für </w:t>
      </w:r>
      <w:r w:rsidR="007C3978">
        <w:t>je</w:t>
      </w:r>
      <w:r w:rsidR="00B87521">
        <w:t>de</w:t>
      </w:r>
      <w:r w:rsidR="007C3978">
        <w:t>s</w:t>
      </w:r>
      <w:r w:rsidR="00B87521">
        <w:t xml:space="preserve"> </w:t>
      </w:r>
      <w:r w:rsidR="007C3978">
        <w:t xml:space="preserve">Objekt (bspw. Liste von Personen, Person, </w:t>
      </w:r>
      <w:proofErr w:type="spellStart"/>
      <w:r w:rsidR="007C3978">
        <w:t>Orga</w:t>
      </w:r>
      <w:r w:rsidR="007C3978">
        <w:t>n</w:t>
      </w:r>
      <w:r w:rsidR="007C3978">
        <w:t>siation</w:t>
      </w:r>
      <w:proofErr w:type="spellEnd"/>
      <w:r w:rsidR="007C3978">
        <w:t>)</w:t>
      </w:r>
      <w:r w:rsidR="00B87521">
        <w:t xml:space="preserve"> </w:t>
      </w:r>
      <w:r w:rsidR="006F14B5">
        <w:t>enthält das Template eine eigene</w:t>
      </w:r>
      <w:r w:rsidR="00B63089">
        <w:t xml:space="preserve"> Datei</w:t>
      </w:r>
      <w:r w:rsidR="00B87521">
        <w:t>.</w:t>
      </w:r>
      <w:r w:rsidR="007C3978">
        <w:t xml:space="preserve"> Zu Beachten ist, dass f</w:t>
      </w:r>
      <w:r>
        <w:t xml:space="preserve">ür </w:t>
      </w:r>
      <w:r w:rsidR="007C3978">
        <w:t>unterschiedliche</w:t>
      </w:r>
      <w:r>
        <w:t xml:space="preserve"> Darstellungen desselben </w:t>
      </w:r>
      <w:r w:rsidR="007C3978">
        <w:t xml:space="preserve">Objekts auch </w:t>
      </w:r>
      <w:r>
        <w:t xml:space="preserve">verschiedene </w:t>
      </w:r>
      <w:r w:rsidR="007C3978">
        <w:t>Beschreibungen und demnach verschi</w:t>
      </w:r>
      <w:r w:rsidR="007C3978">
        <w:t>e</w:t>
      </w:r>
      <w:r w:rsidR="007C3978">
        <w:t>dene Templates</w:t>
      </w:r>
      <w:r w:rsidR="00285C87">
        <w:t xml:space="preserve"> notwendig</w:t>
      </w:r>
      <w:r w:rsidR="007C3978">
        <w:t xml:space="preserve"> sind.</w:t>
      </w:r>
      <w:r w:rsidR="00E1653C">
        <w:t xml:space="preserve"> Das CommunityMashup verwendet </w:t>
      </w:r>
      <w:proofErr w:type="spellStart"/>
      <w:r w:rsidR="00E1653C">
        <w:t>FreeMarker</w:t>
      </w:r>
      <w:proofErr w:type="spellEnd"/>
      <w:r w:rsidR="00E1653C">
        <w:t xml:space="preserve"> </w:t>
      </w:r>
      <w:r w:rsidR="006F421A">
        <w:rPr>
          <w:rStyle w:val="Funotenzeichen"/>
        </w:rPr>
        <w:footnoteReference w:id="20"/>
      </w:r>
      <w:r w:rsidR="006F421A">
        <w:t xml:space="preserve">als </w:t>
      </w:r>
      <w:commentRangeStart w:id="118"/>
      <w:proofErr w:type="spellStart"/>
      <w:r w:rsidR="006F421A">
        <w:t>Templ</w:t>
      </w:r>
      <w:r w:rsidR="006F421A">
        <w:t>a</w:t>
      </w:r>
      <w:r w:rsidR="006F421A">
        <w:t>teEngine</w:t>
      </w:r>
      <w:commentRangeEnd w:id="118"/>
      <w:proofErr w:type="spellEnd"/>
      <w:r w:rsidR="006F421A">
        <w:rPr>
          <w:rStyle w:val="Kommentarzeichen"/>
        </w:rPr>
        <w:commentReference w:id="118"/>
      </w:r>
      <w:r w:rsidR="00E1653C">
        <w:t>.</w:t>
      </w:r>
      <w:r w:rsidR="006F421A">
        <w:t xml:space="preserve"> Das ist eine freie Java Klassenbibliothek und wird dazu verwendet Text zu generi</w:t>
      </w:r>
      <w:r w:rsidR="006F421A">
        <w:t>e</w:t>
      </w:r>
      <w:r w:rsidR="006F421A">
        <w:t xml:space="preserve">ren. Dabei ist </w:t>
      </w:r>
      <w:proofErr w:type="spellStart"/>
      <w:r w:rsidR="006F421A">
        <w:t>FreeMarker</w:t>
      </w:r>
      <w:proofErr w:type="spellEnd"/>
      <w:r w:rsidR="006F421A">
        <w:t xml:space="preserve"> nur für die Anzeige zuständig und generiert </w:t>
      </w:r>
      <w:r w:rsidR="007A5327">
        <w:t xml:space="preserve">keine Daten. Platzhalter in der Template Datei werden durch </w:t>
      </w:r>
      <w:proofErr w:type="spellStart"/>
      <w:r w:rsidR="007A5327">
        <w:t>FreeMarker</w:t>
      </w:r>
      <w:proofErr w:type="spellEnd"/>
      <w:r w:rsidR="007A5327">
        <w:t xml:space="preserve"> ersetzt. Bei der Umsetzung der App wird dies dazu benutzt Daten aus dem Mashup in die Anwendungsbeschreibung zu integrieren.</w:t>
      </w:r>
      <w:r w:rsidR="007C3978">
        <w:t xml:space="preserve"> </w:t>
      </w:r>
      <w:r w:rsidR="00B87521">
        <w:t xml:space="preserve">Im nächsten Abschnitt soll die </w:t>
      </w:r>
      <w:proofErr w:type="spellStart"/>
      <w:r w:rsidR="00B87521">
        <w:t>iOSTemplateLanguage</w:t>
      </w:r>
      <w:proofErr w:type="spellEnd"/>
      <w:r w:rsidR="00B87521">
        <w:t xml:space="preserve"> nun entworfen und umgesetzt werden.</w:t>
      </w:r>
    </w:p>
    <w:p w14:paraId="66DED6EB" w14:textId="78C6B5BF" w:rsidR="00E618A2" w:rsidRDefault="00B87521" w:rsidP="00E618A2">
      <w:pPr>
        <w:pStyle w:val="berschrift2"/>
      </w:pPr>
      <w:bookmarkStart w:id="120" w:name="_Toc282505739"/>
      <w:r>
        <w:t>Entwurf</w:t>
      </w:r>
      <w:bookmarkEnd w:id="120"/>
    </w:p>
    <w:p w14:paraId="468F4999" w14:textId="22E1D853" w:rsidR="00D06D0F" w:rsidRDefault="00B87521" w:rsidP="00E618A2">
      <w:r>
        <w:t xml:space="preserve">Der Entwurf der </w:t>
      </w:r>
      <w:proofErr w:type="spellStart"/>
      <w:r>
        <w:t>iOSTemplateLanguage</w:t>
      </w:r>
      <w:proofErr w:type="spellEnd"/>
      <w:r>
        <w:t xml:space="preserve"> App orientiert sich am Aufbau und einigen Funkti</w:t>
      </w:r>
      <w:r>
        <w:t>o</w:t>
      </w:r>
      <w:r>
        <w:t xml:space="preserve">nalitäten der MuC2014. </w:t>
      </w:r>
      <w:r w:rsidR="00D06D0F">
        <w:t xml:space="preserve">Im Zentrum stehen: Personen, Organisationen sowie </w:t>
      </w:r>
      <w:r w:rsidR="00310FD8">
        <w:t>Inhalte</w:t>
      </w:r>
      <w:r w:rsidR="00D06D0F">
        <w:t>. Da dies Teile des CommunityMashup Datenmodell Kerns sind</w:t>
      </w:r>
      <w:r w:rsidR="00310FD8">
        <w:t xml:space="preserve"> </w:t>
      </w:r>
      <w:r w:rsidR="00D06D0F">
        <w:t>stehen für alle 3 auch passende Fun</w:t>
      </w:r>
      <w:r w:rsidR="00D06D0F">
        <w:t>k</w:t>
      </w:r>
      <w:r w:rsidR="00D06D0F">
        <w:t>tionen in der REST API zur Verfügung (</w:t>
      </w:r>
      <w:proofErr w:type="spellStart"/>
      <w:r w:rsidR="00D06D0F">
        <w:t>Lachenmaier</w:t>
      </w:r>
      <w:proofErr w:type="spellEnd"/>
      <w:r w:rsidR="00D06D0F">
        <w:t xml:space="preserve"> et al. 2012). </w:t>
      </w:r>
    </w:p>
    <w:p w14:paraId="70AD3003" w14:textId="29B731BC" w:rsidR="00E76097" w:rsidRDefault="00D06D0F" w:rsidP="00E618A2">
      <w:r>
        <w:t>Die App ist in</w:t>
      </w:r>
      <w:r w:rsidR="00285C87">
        <w:t xml:space="preserve"> 3</w:t>
      </w:r>
      <w:r>
        <w:t xml:space="preserve"> Bereiche gegli</w:t>
      </w:r>
      <w:r w:rsidR="00285C87">
        <w:t>edert: Personen, Organisationen und</w:t>
      </w:r>
      <w:r>
        <w:t xml:space="preserve"> </w:t>
      </w:r>
      <w:r w:rsidR="00310FD8">
        <w:t>Programm</w:t>
      </w:r>
      <w:r>
        <w:t>.</w:t>
      </w:r>
      <w:r w:rsidR="00310FD8">
        <w:t xml:space="preserve"> Der Bereich Programm zeigt bestimmte Inhalte aus dem Mashup an. </w:t>
      </w:r>
      <w:r w:rsidR="00470E61">
        <w:t>Jeder Bereich wird erst nach einer Benutzerinteraktion geladen um den Anwendungsstart nicht zu verzögern.</w:t>
      </w:r>
      <w:r>
        <w:t xml:space="preserve"> Im Bereich Pers</w:t>
      </w:r>
      <w:r>
        <w:t>o</w:t>
      </w:r>
      <w:r>
        <w:t xml:space="preserve">nen </w:t>
      </w:r>
      <w:r w:rsidR="000B17C8">
        <w:t>wird</w:t>
      </w:r>
      <w:r>
        <w:t xml:space="preserve"> eine Liste aller teilnehmenden Personen mit ihrem Profilbild und vollständigem </w:t>
      </w:r>
      <w:r w:rsidR="00E76097">
        <w:t xml:space="preserve">Namen angezeigt. Zu jeder Person </w:t>
      </w:r>
      <w:r w:rsidR="000B17C8">
        <w:t>ist</w:t>
      </w:r>
      <w:r w:rsidR="00E76097">
        <w:t xml:space="preserve"> weiterhin eine detailliertere Ansicht vorhanden, die d</w:t>
      </w:r>
      <w:r w:rsidR="00E76097">
        <w:t>i</w:t>
      </w:r>
      <w:r w:rsidR="00E76097">
        <w:t xml:space="preserve">rekt aus der Liste erreichbar ist. </w:t>
      </w:r>
      <w:r w:rsidR="00BA6356">
        <w:t>Zu der detaillierteren Ansicht gehören, falls vorhanden</w:t>
      </w:r>
      <w:r w:rsidR="00E76097">
        <w:t>:</w:t>
      </w:r>
    </w:p>
    <w:p w14:paraId="1EFAF45E" w14:textId="6ECEFBF0" w:rsidR="00B87521" w:rsidRDefault="00E76097" w:rsidP="00DC5B25">
      <w:pPr>
        <w:pStyle w:val="Listenabsatz"/>
        <w:numPr>
          <w:ilvl w:val="0"/>
          <w:numId w:val="18"/>
        </w:numPr>
      </w:pPr>
      <w:r>
        <w:t>Vergrößertes Profilbild</w:t>
      </w:r>
    </w:p>
    <w:p w14:paraId="7F9413F8" w14:textId="55841A86" w:rsidR="00E76097" w:rsidRDefault="00E76097" w:rsidP="00DC5B25">
      <w:pPr>
        <w:pStyle w:val="Listenabsatz"/>
        <w:numPr>
          <w:ilvl w:val="0"/>
          <w:numId w:val="18"/>
        </w:numPr>
      </w:pPr>
      <w:r>
        <w:t>Name</w:t>
      </w:r>
    </w:p>
    <w:p w14:paraId="15A4274B" w14:textId="416B3A9C" w:rsidR="00E76097" w:rsidRDefault="000B17C8" w:rsidP="00DC5B25">
      <w:pPr>
        <w:pStyle w:val="Listenabsatz"/>
        <w:numPr>
          <w:ilvl w:val="0"/>
          <w:numId w:val="18"/>
        </w:numPr>
      </w:pPr>
      <w:proofErr w:type="spellStart"/>
      <w:r>
        <w:t>Twitter</w:t>
      </w:r>
      <w:proofErr w:type="spellEnd"/>
      <w:r>
        <w:t xml:space="preserve"> Account</w:t>
      </w:r>
    </w:p>
    <w:p w14:paraId="19AA9D8F" w14:textId="2507ADD7" w:rsidR="000B17C8" w:rsidRDefault="000B17C8" w:rsidP="00DC5B25">
      <w:pPr>
        <w:pStyle w:val="Listenabsatz"/>
        <w:numPr>
          <w:ilvl w:val="0"/>
          <w:numId w:val="18"/>
        </w:numPr>
      </w:pPr>
      <w:r>
        <w:t>Webseite</w:t>
      </w:r>
    </w:p>
    <w:p w14:paraId="49B44D56" w14:textId="6405C1E9" w:rsidR="000B17C8" w:rsidRDefault="000B17C8" w:rsidP="000B17C8">
      <w:r>
        <w:t>In dieser Ansicht kann</w:t>
      </w:r>
      <w:r w:rsidR="00BA6356">
        <w:t xml:space="preserve"> man</w:t>
      </w:r>
      <w:r>
        <w:t xml:space="preserve"> die Person als Kontakt im Telefonbuch </w:t>
      </w:r>
      <w:r w:rsidR="00BA6356">
        <w:t>ablegen</w:t>
      </w:r>
      <w:r>
        <w:t xml:space="preserve"> und es besteht e</w:t>
      </w:r>
      <w:r>
        <w:t>i</w:t>
      </w:r>
      <w:r>
        <w:t xml:space="preserve">ne Verbindung zur </w:t>
      </w:r>
      <w:proofErr w:type="spellStart"/>
      <w:r w:rsidR="00BA6356">
        <w:t>Twitter</w:t>
      </w:r>
      <w:proofErr w:type="spellEnd"/>
      <w:r w:rsidR="00BA6356">
        <w:t xml:space="preserve"> App</w:t>
      </w:r>
      <w:r>
        <w:t xml:space="preserve"> </w:t>
      </w:r>
      <w:r w:rsidR="00BA6356">
        <w:t>um</w:t>
      </w:r>
      <w:r>
        <w:t xml:space="preserve"> Profilseite der Person automatisch </w:t>
      </w:r>
      <w:r w:rsidR="00BA6356">
        <w:t xml:space="preserve">aufzurufen. Weiterhin kann man von hier </w:t>
      </w:r>
      <w:r>
        <w:t xml:space="preserve">aus direkt die angegebene Webseite </w:t>
      </w:r>
      <w:r w:rsidR="00BA6356">
        <w:t>aufrufen</w:t>
      </w:r>
      <w:r>
        <w:t>.</w:t>
      </w:r>
      <w:r w:rsidR="00BA6356">
        <w:t xml:space="preserve"> </w:t>
      </w:r>
    </w:p>
    <w:p w14:paraId="54A29F51" w14:textId="77777777" w:rsidR="006247DD" w:rsidRDefault="00BA6356" w:rsidP="000B17C8">
      <w:r>
        <w:t>Im Bereich Organisationen werden alle vorhandenen Organisationen mit ihrem Namen aufg</w:t>
      </w:r>
      <w:r>
        <w:t>e</w:t>
      </w:r>
      <w:r>
        <w:t>listet</w:t>
      </w:r>
      <w:r w:rsidR="0096307E">
        <w:t xml:space="preserve">. </w:t>
      </w:r>
      <w:r w:rsidR="007830C0">
        <w:t>Jede Organisation kann ebenfalls detaillierter betrachtet werden</w:t>
      </w:r>
      <w:r w:rsidR="006247DD">
        <w:t>:</w:t>
      </w:r>
    </w:p>
    <w:p w14:paraId="32D5DB0F" w14:textId="77777777" w:rsidR="006247DD" w:rsidRDefault="006247DD" w:rsidP="00C726FA">
      <w:pPr>
        <w:pStyle w:val="Listenabsatz"/>
        <w:numPr>
          <w:ilvl w:val="0"/>
          <w:numId w:val="23"/>
        </w:numPr>
      </w:pPr>
      <w:r>
        <w:t>Geschäftsführer</w:t>
      </w:r>
    </w:p>
    <w:p w14:paraId="5CDC87D5" w14:textId="77777777" w:rsidR="006247DD" w:rsidRDefault="006247DD" w:rsidP="00C726FA">
      <w:pPr>
        <w:pStyle w:val="Listenabsatz"/>
        <w:numPr>
          <w:ilvl w:val="0"/>
          <w:numId w:val="23"/>
        </w:numPr>
      </w:pPr>
      <w:r>
        <w:t>Unternehmenswebseite</w:t>
      </w:r>
    </w:p>
    <w:p w14:paraId="240D26DE" w14:textId="77777777" w:rsidR="006247DD" w:rsidRDefault="006247DD" w:rsidP="00C726FA">
      <w:pPr>
        <w:pStyle w:val="Listenabsatz"/>
        <w:numPr>
          <w:ilvl w:val="0"/>
          <w:numId w:val="23"/>
        </w:numPr>
      </w:pPr>
      <w:r>
        <w:t xml:space="preserve">Organisationsmitglieder die an der Konferenz </w:t>
      </w:r>
    </w:p>
    <w:p w14:paraId="41B34721" w14:textId="4656738C" w:rsidR="00BA6356" w:rsidRDefault="007830C0" w:rsidP="006247DD">
      <w:r>
        <w:t>Von hier kann man ebenfalls wieder zur detaillierteren Ansicht der</w:t>
      </w:r>
      <w:r w:rsidR="006247DD">
        <w:t xml:space="preserve"> einzelnen</w:t>
      </w:r>
      <w:r>
        <w:t xml:space="preserve"> Person</w:t>
      </w:r>
      <w:r w:rsidR="006247DD">
        <w:t>en</w:t>
      </w:r>
      <w:r>
        <w:t xml:space="preserve"> gela</w:t>
      </w:r>
      <w:r>
        <w:t>n</w:t>
      </w:r>
      <w:r w:rsidR="006247DD">
        <w:t>g</w:t>
      </w:r>
      <w:r>
        <w:t>en.</w:t>
      </w:r>
    </w:p>
    <w:p w14:paraId="3FF2C23E" w14:textId="1D1471CA" w:rsidR="00BA6356" w:rsidRDefault="00BA6356" w:rsidP="000B17C8">
      <w:r>
        <w:t xml:space="preserve">Im Bereich </w:t>
      </w:r>
      <w:r w:rsidR="00310FD8">
        <w:t xml:space="preserve">Programm </w:t>
      </w:r>
      <w:r>
        <w:t xml:space="preserve">werden alle </w:t>
      </w:r>
      <w:r w:rsidR="00310FD8">
        <w:t xml:space="preserve">Programmpunkte </w:t>
      </w:r>
      <w:r w:rsidR="00285C87">
        <w:t>mit ihrem Titel</w:t>
      </w:r>
      <w:r>
        <w:t xml:space="preserve"> aufgelistet.</w:t>
      </w:r>
      <w:r w:rsidR="00C14D84">
        <w:t xml:space="preserve"> </w:t>
      </w:r>
      <w:r>
        <w:t xml:space="preserve"> </w:t>
      </w:r>
      <w:r w:rsidR="00285C87">
        <w:t>Auch hier gibt es eine detailliertere Ansicht zu den Inhalten die folgendes umfasst</w:t>
      </w:r>
      <w:r w:rsidR="00170523">
        <w:t xml:space="preserve"> (für Programmpunkte wie die Mittagspause machen die folgenden Informationen natürlich keine Sinn)</w:t>
      </w:r>
      <w:r w:rsidR="00285C87">
        <w:t>:</w:t>
      </w:r>
    </w:p>
    <w:p w14:paraId="0497F669" w14:textId="39127555" w:rsidR="00285C87" w:rsidRDefault="00D414EE" w:rsidP="00DC5B25">
      <w:pPr>
        <w:pStyle w:val="Listenabsatz"/>
        <w:numPr>
          <w:ilvl w:val="0"/>
          <w:numId w:val="19"/>
        </w:numPr>
      </w:pPr>
      <w:r>
        <w:t>Sprache</w:t>
      </w:r>
    </w:p>
    <w:p w14:paraId="0687C6B3" w14:textId="59CBB704" w:rsidR="00285C87" w:rsidRDefault="00285C87" w:rsidP="00DC5B25">
      <w:pPr>
        <w:pStyle w:val="Listenabsatz"/>
        <w:numPr>
          <w:ilvl w:val="0"/>
          <w:numId w:val="19"/>
        </w:numPr>
      </w:pPr>
      <w:r>
        <w:t>Autor</w:t>
      </w:r>
      <w:r w:rsidR="00C3227A">
        <w:t xml:space="preserve"> / Referent</w:t>
      </w:r>
    </w:p>
    <w:p w14:paraId="14E253A1" w14:textId="49AEFFE9" w:rsidR="00C87E99" w:rsidRDefault="00C87E99" w:rsidP="00DC5B25">
      <w:pPr>
        <w:pStyle w:val="Listenabsatz"/>
        <w:numPr>
          <w:ilvl w:val="0"/>
          <w:numId w:val="19"/>
        </w:numPr>
      </w:pPr>
      <w:r>
        <w:t>Mitwirkende</w:t>
      </w:r>
    </w:p>
    <w:p w14:paraId="6E0E6BB2" w14:textId="7AF23245" w:rsidR="00285C87" w:rsidRDefault="00285C87" w:rsidP="00DC5B25">
      <w:pPr>
        <w:pStyle w:val="Listenabsatz"/>
        <w:numPr>
          <w:ilvl w:val="0"/>
          <w:numId w:val="19"/>
        </w:numPr>
      </w:pPr>
      <w:r>
        <w:t>Kommentarbereich</w:t>
      </w:r>
    </w:p>
    <w:p w14:paraId="2A2639B3" w14:textId="142C1566" w:rsidR="007830C0" w:rsidRDefault="007830C0" w:rsidP="007830C0">
      <w:r>
        <w:t xml:space="preserve">Da der Autor eine Person ist, gibt es wieder die Möglichkeit diesen genauer anzuschauen. Der Kommentarbereich ermöglicht es den aktuellen </w:t>
      </w:r>
      <w:r w:rsidR="00310FD8">
        <w:t xml:space="preserve">Programmpunkt </w:t>
      </w:r>
      <w:r>
        <w:t>zu kommentieren. Vorhand</w:t>
      </w:r>
      <w:r>
        <w:t>e</w:t>
      </w:r>
      <w:r>
        <w:t>ne Kommentare werden hier jedoch nicht angezeigt.</w:t>
      </w:r>
    </w:p>
    <w:p w14:paraId="3A65DC12" w14:textId="70B874B4" w:rsidR="007830C0" w:rsidRDefault="007830C0" w:rsidP="00182B9E">
      <w:pPr>
        <w:pStyle w:val="berschrift2"/>
      </w:pPr>
      <w:bookmarkStart w:id="121" w:name="_Toc282505740"/>
      <w:r>
        <w:t>Umsetzung</w:t>
      </w:r>
      <w:bookmarkEnd w:id="121"/>
      <w:r>
        <w:t xml:space="preserve"> </w:t>
      </w:r>
    </w:p>
    <w:p w14:paraId="19822814" w14:textId="030C5D55" w:rsidR="00B63089" w:rsidRDefault="00B87521" w:rsidP="00E618A2">
      <w:r>
        <w:t xml:space="preserve">Die </w:t>
      </w:r>
      <w:r w:rsidR="007830C0">
        <w:t>Umsetzung der App</w:t>
      </w:r>
      <w:r>
        <w:t xml:space="preserve"> findet in den Template Dateien auf dem Mashup Server statt.</w:t>
      </w:r>
      <w:r w:rsidR="006F14B5">
        <w:t xml:space="preserve"> Dafür wurde extra das Template </w:t>
      </w:r>
      <w:proofErr w:type="spellStart"/>
      <w:r w:rsidR="006F14B5" w:rsidRPr="00DC5B25">
        <w:rPr>
          <w:i/>
        </w:rPr>
        <w:t>ios</w:t>
      </w:r>
      <w:proofErr w:type="spellEnd"/>
      <w:r w:rsidR="006F14B5">
        <w:t xml:space="preserve"> angelegt.</w:t>
      </w:r>
      <w:r w:rsidR="007C3978">
        <w:t xml:space="preserve"> </w:t>
      </w:r>
      <w:r w:rsidR="002610E3">
        <w:t xml:space="preserve">Begonnen wird mit der Beschreibung der vorhandenen Tabs, ihren </w:t>
      </w:r>
      <w:proofErr w:type="spellStart"/>
      <w:r w:rsidR="002610E3">
        <w:t>Hauptviews</w:t>
      </w:r>
      <w:proofErr w:type="spellEnd"/>
      <w:r w:rsidR="002610E3">
        <w:t xml:space="preserve"> und Icons. Da die App nach Entwurf in 3 Bereiche unterteilt werden soll, empfiehlt sich hier 3 Tabs zu erstellen.</w:t>
      </w:r>
      <w:r w:rsidR="00B63089">
        <w:t xml:space="preserve"> Für diese Anfangsbeschreibung wird </w:t>
      </w:r>
      <w:r w:rsidR="006F14B5">
        <w:t>die</w:t>
      </w:r>
      <w:r w:rsidR="00B63089">
        <w:t xml:space="preserve"> Template</w:t>
      </w:r>
      <w:r w:rsidR="006F14B5">
        <w:t xml:space="preserve"> Datei</w:t>
      </w:r>
      <w:r w:rsidR="00B63089">
        <w:t xml:space="preserve"> </w:t>
      </w:r>
      <w:proofErr w:type="spellStart"/>
      <w:r w:rsidR="00B63089" w:rsidRPr="00DC5B25">
        <w:rPr>
          <w:i/>
        </w:rPr>
        <w:t>tpl_DataSet</w:t>
      </w:r>
      <w:proofErr w:type="spellEnd"/>
      <w:r w:rsidR="00B63089">
        <w:t xml:space="preserve"> angelegt. Das Objekt </w:t>
      </w:r>
      <w:proofErr w:type="spellStart"/>
      <w:r w:rsidR="00B63089" w:rsidRPr="00DC5B25">
        <w:rPr>
          <w:i/>
        </w:rPr>
        <w:t>DataSet</w:t>
      </w:r>
      <w:proofErr w:type="spellEnd"/>
      <w:r w:rsidR="00B63089">
        <w:t xml:space="preserve"> beinhaltet den gesamten Mashup Datensatz und eignet sich für die Startbeschreibung der App. Demnach wird</w:t>
      </w:r>
      <w:r w:rsidR="006F14B5">
        <w:t xml:space="preserve"> </w:t>
      </w:r>
      <w:r w:rsidR="00B63089">
        <w:t xml:space="preserve"> folgende </w:t>
      </w:r>
      <w:proofErr w:type="spellStart"/>
      <w:r w:rsidR="00B63089">
        <w:t>Appinitialisi</w:t>
      </w:r>
      <w:r w:rsidR="00B63089">
        <w:t>e</w:t>
      </w:r>
      <w:r w:rsidR="00B63089">
        <w:t>rung</w:t>
      </w:r>
      <w:proofErr w:type="spellEnd"/>
      <w:r w:rsidR="00B63089">
        <w:t>-URL</w:t>
      </w:r>
      <w:r w:rsidR="006F14B5">
        <w:t xml:space="preserve"> fest in den</w:t>
      </w:r>
      <w:r w:rsidR="00B63089">
        <w:t xml:space="preserve"> Interpreter kodiert: </w:t>
      </w:r>
      <w:hyperlink r:id="rId29" w:history="1">
        <w:r w:rsidR="00B63089" w:rsidRPr="00DC5B25">
          <w:rPr>
            <w:i/>
          </w:rPr>
          <w:t>http://muc2014.communitymashup.net/j3/mashup/</w:t>
        </w:r>
      </w:hyperlink>
      <w:r w:rsidR="006F14B5">
        <w:t>.</w:t>
      </w:r>
      <w:r w:rsidR="00B63089">
        <w:t xml:space="preserve"> </w:t>
      </w:r>
      <w:r w:rsidR="006F14B5">
        <w:t>Weiterhin sind folgende Parameter notwendig:</w:t>
      </w:r>
    </w:p>
    <w:p w14:paraId="4EE1A552" w14:textId="1D8F3ABA" w:rsidR="006F14B5" w:rsidRDefault="006F14B5" w:rsidP="00DC5B25">
      <w:pPr>
        <w:pStyle w:val="Listenabsatz"/>
        <w:numPr>
          <w:ilvl w:val="0"/>
          <w:numId w:val="21"/>
        </w:numPr>
      </w:pPr>
      <w:proofErr w:type="spellStart"/>
      <w:r>
        <w:t>tpl</w:t>
      </w:r>
      <w:proofErr w:type="spellEnd"/>
      <w:r>
        <w:t xml:space="preserve"> = </w:t>
      </w:r>
      <w:proofErr w:type="spellStart"/>
      <w:r>
        <w:t>ios</w:t>
      </w:r>
      <w:proofErr w:type="spellEnd"/>
      <w:r>
        <w:t xml:space="preserve"> – Angabe des zu verwendenden Standard Templates</w:t>
      </w:r>
    </w:p>
    <w:p w14:paraId="1ACCAEDD" w14:textId="3C81CDDC" w:rsidR="006F14B5" w:rsidRDefault="006F14B5" w:rsidP="00DC5B25">
      <w:pPr>
        <w:pStyle w:val="Listenabsatz"/>
        <w:numPr>
          <w:ilvl w:val="0"/>
          <w:numId w:val="21"/>
        </w:numPr>
      </w:pPr>
      <w:proofErr w:type="spellStart"/>
      <w:r>
        <w:t>appKey</w:t>
      </w:r>
      <w:proofErr w:type="spellEnd"/>
      <w:r>
        <w:t xml:space="preserve"> = </w:t>
      </w:r>
      <w:proofErr w:type="spellStart"/>
      <w:r>
        <w:t>abc</w:t>
      </w:r>
      <w:proofErr w:type="spellEnd"/>
      <w:r>
        <w:t xml:space="preserve"> – Zugriffscode auf das Mashup (sehr unsicher!)</w:t>
      </w:r>
    </w:p>
    <w:p w14:paraId="039D16D6" w14:textId="225D41F0" w:rsidR="006F14B5" w:rsidRDefault="006F14B5" w:rsidP="00DC5B25">
      <w:pPr>
        <w:pStyle w:val="Listenabsatz"/>
        <w:numPr>
          <w:ilvl w:val="0"/>
          <w:numId w:val="21"/>
        </w:numPr>
      </w:pPr>
      <w:proofErr w:type="spellStart"/>
      <w:r>
        <w:t>wrap</w:t>
      </w:r>
      <w:proofErr w:type="spellEnd"/>
      <w:r>
        <w:t xml:space="preserve"> = </w:t>
      </w:r>
      <w:commentRangeStart w:id="122"/>
      <w:proofErr w:type="spellStart"/>
      <w:r>
        <w:t>false</w:t>
      </w:r>
      <w:commentRangeEnd w:id="122"/>
      <w:proofErr w:type="spellEnd"/>
      <w:r>
        <w:rPr>
          <w:rStyle w:val="Kommentarzeichen"/>
        </w:rPr>
        <w:commentReference w:id="122"/>
      </w:r>
      <w:r>
        <w:t xml:space="preserve"> – </w:t>
      </w:r>
    </w:p>
    <w:p w14:paraId="4DE640F6" w14:textId="686F6484" w:rsidR="00F73C5F" w:rsidRDefault="00F73C5F" w:rsidP="00F73C5F">
      <w:r>
        <w:t xml:space="preserve">Die Datei </w:t>
      </w:r>
      <w:proofErr w:type="spellStart"/>
      <w:r w:rsidRPr="00DC5B25">
        <w:rPr>
          <w:i/>
        </w:rPr>
        <w:t>tpl_DataSet</w:t>
      </w:r>
      <w:proofErr w:type="spellEnd"/>
      <w:r>
        <w:t xml:space="preserve"> beschreibt</w:t>
      </w:r>
      <w:r w:rsidR="0000465A">
        <w:t xml:space="preserve"> 3 Tabs mit den Titeln: Personen, </w:t>
      </w:r>
      <w:proofErr w:type="spellStart"/>
      <w:r w:rsidR="0000465A">
        <w:t>Organsisationen</w:t>
      </w:r>
      <w:proofErr w:type="spellEnd"/>
      <w:r w:rsidR="0000465A">
        <w:t xml:space="preserve"> und </w:t>
      </w:r>
      <w:r w:rsidR="00310FD8">
        <w:t>Pr</w:t>
      </w:r>
      <w:r w:rsidR="00310FD8">
        <w:t>o</w:t>
      </w:r>
      <w:r w:rsidR="00310FD8">
        <w:t>gramm</w:t>
      </w:r>
      <w:r w:rsidR="005D0DBD">
        <w:t>. Die</w:t>
      </w:r>
      <w:r w:rsidR="0000465A">
        <w:t xml:space="preserve"> </w:t>
      </w:r>
      <w:proofErr w:type="spellStart"/>
      <w:r w:rsidR="0000465A" w:rsidRPr="00DC5B25">
        <w:rPr>
          <w:i/>
        </w:rPr>
        <w:t>viewPath</w:t>
      </w:r>
      <w:proofErr w:type="spellEnd"/>
      <w:r w:rsidR="005D0DBD">
        <w:t xml:space="preserve"> Attribute der einzelnen Tabs</w:t>
      </w:r>
      <w:r w:rsidR="0000465A">
        <w:t xml:space="preserve"> </w:t>
      </w:r>
      <w:r w:rsidR="005D0DBD">
        <w:t>beinhalten</w:t>
      </w:r>
      <w:r w:rsidR="0000465A">
        <w:t xml:space="preserve"> den Pfad zur REST Funktion ausgehend von der </w:t>
      </w:r>
      <w:proofErr w:type="spellStart"/>
      <w:r w:rsidR="0000465A">
        <w:t>Appinitialisierung</w:t>
      </w:r>
      <w:proofErr w:type="spellEnd"/>
      <w:r w:rsidR="0000465A">
        <w:t>-URL die als Basis URL fun</w:t>
      </w:r>
      <w:r>
        <w:t xml:space="preserve">giert. Der </w:t>
      </w:r>
      <w:proofErr w:type="spellStart"/>
      <w:r w:rsidRPr="00DC5B25">
        <w:rPr>
          <w:i/>
        </w:rPr>
        <w:t>viewPath</w:t>
      </w:r>
      <w:proofErr w:type="spellEnd"/>
      <w:r>
        <w:t xml:space="preserve"> für den Tab mit der Liste an Personen ist: </w:t>
      </w:r>
      <w:proofErr w:type="spellStart"/>
      <w:r w:rsidRPr="00F73C5F">
        <w:t>getPersons?appKey</w:t>
      </w:r>
      <w:proofErr w:type="spellEnd"/>
      <w:r w:rsidRPr="00F73C5F">
        <w:t>=%</w:t>
      </w:r>
      <w:proofErr w:type="spellStart"/>
      <w:r w:rsidRPr="00F73C5F">
        <w:t>appKey&amp;wrap</w:t>
      </w:r>
      <w:proofErr w:type="spellEnd"/>
      <w:r w:rsidRPr="00F73C5F">
        <w:t>=%</w:t>
      </w:r>
      <w:proofErr w:type="spellStart"/>
      <w:r w:rsidRPr="00F73C5F">
        <w:t>wrap</w:t>
      </w:r>
      <w:proofErr w:type="spellEnd"/>
    </w:p>
    <w:p w14:paraId="4DACD017" w14:textId="3BE2EEB0" w:rsidR="0000465A" w:rsidRDefault="0000465A">
      <w:r>
        <w:t xml:space="preserve"> </w:t>
      </w:r>
      <w:r w:rsidR="00F73C5F">
        <w:t>Die</w:t>
      </w:r>
      <w:r>
        <w:t xml:space="preserve"> Parameterwerte mit Präfix</w:t>
      </w:r>
      <w:r w:rsidR="00F73C5F">
        <w:t xml:space="preserve"> ”%” bedeuten für den</w:t>
      </w:r>
      <w:r>
        <w:t xml:space="preserve"> Interpreter, dass er den Wert aus den Initialisierungsparametern nehmen soll. Sinn macht das bspw. beim </w:t>
      </w:r>
      <w:proofErr w:type="spellStart"/>
      <w:r w:rsidRPr="00DC5B25">
        <w:rPr>
          <w:i/>
        </w:rPr>
        <w:t>appKey</w:t>
      </w:r>
      <w:proofErr w:type="spellEnd"/>
      <w:r>
        <w:t xml:space="preserve"> damit dieser hier nicht im Klartext </w:t>
      </w:r>
      <w:r w:rsidR="00F73C5F">
        <w:t>auftaucht</w:t>
      </w:r>
      <w:r>
        <w:t xml:space="preserve">. Die Icons sind, wie in den </w:t>
      </w:r>
      <w:r>
        <w:fldChar w:fldCharType="begin"/>
      </w:r>
      <w:r>
        <w:instrText xml:space="preserve"> </w:instrText>
      </w:r>
      <w:r w:rsidR="000702A4">
        <w:instrText>REF</w:instrText>
      </w:r>
      <w:r>
        <w:instrText xml:space="preserve"> _Ref282362783 \h </w:instrText>
      </w:r>
      <w:r>
        <w:fldChar w:fldCharType="separate"/>
      </w:r>
      <w:r>
        <w:t>Anforderungen und Voraussetzungen</w:t>
      </w:r>
      <w:r>
        <w:fldChar w:fldCharType="end"/>
      </w:r>
      <w:r>
        <w:t xml:space="preserve"> beschrieben, bereits in dem Interpreter integriert und müssen nur noch per String hier angeg</w:t>
      </w:r>
      <w:r>
        <w:t>e</w:t>
      </w:r>
      <w:r>
        <w:t xml:space="preserve">ben werden. </w:t>
      </w:r>
    </w:p>
    <w:p w14:paraId="0DE7D941" w14:textId="147010EB" w:rsidR="00E618A2" w:rsidRDefault="00F73C5F" w:rsidP="00E618A2">
      <w:r>
        <w:t xml:space="preserve">Die drei Bereiche stellen jeweils drei unterschiedliche Objekte da. </w:t>
      </w:r>
      <w:r w:rsidR="007C3978">
        <w:t>Das bedeutet, dass für Pe</w:t>
      </w:r>
      <w:r w:rsidR="007C3978">
        <w:t>r</w:t>
      </w:r>
      <w:r w:rsidR="007C3978">
        <w:t xml:space="preserve">sonen, Organisationen und </w:t>
      </w:r>
      <w:r w:rsidR="00310FD8">
        <w:t xml:space="preserve">Programm </w:t>
      </w:r>
      <w:r w:rsidR="007C3978">
        <w:t>jeweils drei verschiedene Temp</w:t>
      </w:r>
      <w:r w:rsidR="00B63089">
        <w:t>late Dateien</w:t>
      </w:r>
      <w:r w:rsidR="007C3978">
        <w:t xml:space="preserve"> benötigt werden: </w:t>
      </w:r>
    </w:p>
    <w:p w14:paraId="154A3C99" w14:textId="213C02A6" w:rsidR="007C3978" w:rsidRDefault="007C3978" w:rsidP="00182B9E">
      <w:pPr>
        <w:pStyle w:val="Listenabsatz"/>
        <w:numPr>
          <w:ilvl w:val="0"/>
          <w:numId w:val="20"/>
        </w:numPr>
      </w:pPr>
      <w:proofErr w:type="spellStart"/>
      <w:r>
        <w:t>tpl_Person_list</w:t>
      </w:r>
      <w:proofErr w:type="spellEnd"/>
      <w:r>
        <w:t xml:space="preserve"> – Stellt die Liste an Personen dar</w:t>
      </w:r>
    </w:p>
    <w:p w14:paraId="2D10B883" w14:textId="2D5407ED" w:rsidR="007C3978" w:rsidRDefault="007C3978" w:rsidP="00182B9E">
      <w:pPr>
        <w:pStyle w:val="Listenabsatz"/>
        <w:numPr>
          <w:ilvl w:val="0"/>
          <w:numId w:val="20"/>
        </w:numPr>
      </w:pPr>
      <w:proofErr w:type="spellStart"/>
      <w:r>
        <w:t>tpl_Person_list_item</w:t>
      </w:r>
      <w:proofErr w:type="spellEnd"/>
      <w:r>
        <w:t xml:space="preserve"> – Stellt ein einzelnes Listenelement dar</w:t>
      </w:r>
    </w:p>
    <w:p w14:paraId="758346D7" w14:textId="7A63586F" w:rsidR="007C3978" w:rsidRDefault="007C3978" w:rsidP="00182B9E">
      <w:pPr>
        <w:pStyle w:val="Listenabsatz"/>
        <w:numPr>
          <w:ilvl w:val="0"/>
          <w:numId w:val="20"/>
        </w:numPr>
      </w:pPr>
      <w:proofErr w:type="spellStart"/>
      <w:r>
        <w:t>tpl_Person</w:t>
      </w:r>
      <w:proofErr w:type="spellEnd"/>
      <w:r>
        <w:t xml:space="preserve"> – Stellt eine Person detailliert dar</w:t>
      </w:r>
    </w:p>
    <w:p w14:paraId="0661F353" w14:textId="2A45CF9B" w:rsidR="005912EB" w:rsidRDefault="007C3978" w:rsidP="007C3978">
      <w:r>
        <w:t xml:space="preserve">Für Organisationen und </w:t>
      </w:r>
      <w:r w:rsidR="00310FD8">
        <w:t xml:space="preserve">Programm </w:t>
      </w:r>
      <w:r>
        <w:t>existieren äquivalente Template</w:t>
      </w:r>
      <w:r w:rsidR="0000465A">
        <w:t xml:space="preserve"> Dateien</w:t>
      </w:r>
      <w:r>
        <w:t>.</w:t>
      </w:r>
      <w:r w:rsidR="0000465A">
        <w:t xml:space="preserve"> </w:t>
      </w:r>
    </w:p>
    <w:p w14:paraId="137D3FF9" w14:textId="4966F1C1" w:rsidR="005D0DBD" w:rsidRDefault="005912EB" w:rsidP="007C3978">
      <w:r>
        <w:t xml:space="preserve">Im Folgenden </w:t>
      </w:r>
      <w:r w:rsidR="00E53688">
        <w:t xml:space="preserve">wird </w:t>
      </w:r>
      <w:r>
        <w:t>nur d</w:t>
      </w:r>
      <w:r w:rsidR="00E53688">
        <w:t xml:space="preserve">ie </w:t>
      </w:r>
      <w:r>
        <w:t xml:space="preserve"> Beschreibung für den Bereich Personen vorgestellt um den Ra</w:t>
      </w:r>
      <w:r>
        <w:t>h</w:t>
      </w:r>
      <w:r>
        <w:t xml:space="preserve">men dieser Arbeit nicht zu sprengen. </w:t>
      </w:r>
      <w:r w:rsidR="007A5327">
        <w:t xml:space="preserve">Begonnen wird mit der Template Datei </w:t>
      </w:r>
      <w:proofErr w:type="spellStart"/>
      <w:r w:rsidR="007A5327" w:rsidRPr="005D0DBD">
        <w:rPr>
          <w:i/>
        </w:rPr>
        <w:t>tpl_Person_list</w:t>
      </w:r>
      <w:proofErr w:type="spellEnd"/>
      <w:r w:rsidR="007A5327">
        <w:rPr>
          <w:i/>
        </w:rPr>
        <w:t xml:space="preserve"> </w:t>
      </w:r>
      <w:r w:rsidR="007A5327" w:rsidRPr="005D0DBD">
        <w:t>die den Hauptview des Tabs Personen generiert</w:t>
      </w:r>
      <w:r w:rsidR="00433C6F">
        <w:t xml:space="preserve">. </w:t>
      </w:r>
      <w:r w:rsidR="005D0DBD">
        <w:t xml:space="preserve">Hier wird erstmals die eigene Sprache von </w:t>
      </w:r>
      <w:proofErr w:type="spellStart"/>
      <w:r w:rsidR="005D0DBD">
        <w:t>Freemarker</w:t>
      </w:r>
      <w:proofErr w:type="spellEnd"/>
      <w:r w:rsidR="005D0DBD">
        <w:t xml:space="preserve"> verwendet um die erhaltene Liste an Personen durchzulaufen. Dabei wird zu jeder Person ihre Listendarstellung abgerufen. </w:t>
      </w:r>
      <w:r w:rsidR="00433C6F">
        <w:t xml:space="preserve"> </w:t>
      </w:r>
      <w:r w:rsidR="00D55C41">
        <w:t xml:space="preserve">Das Attribut </w:t>
      </w:r>
      <w:proofErr w:type="spellStart"/>
      <w:r w:rsidR="00D55C41" w:rsidRPr="00DC5B25">
        <w:rPr>
          <w:i/>
        </w:rPr>
        <w:t>auto</w:t>
      </w:r>
      <w:r w:rsidR="005D0DBD" w:rsidRPr="00DC5B25">
        <w:rPr>
          <w:i/>
        </w:rPr>
        <w:t>LoadData</w:t>
      </w:r>
      <w:proofErr w:type="spellEnd"/>
      <w:r w:rsidR="005D0DBD">
        <w:t xml:space="preserve"> wird hier auf </w:t>
      </w:r>
      <w:proofErr w:type="spellStart"/>
      <w:r w:rsidR="005D0DBD" w:rsidRPr="00DC5B25">
        <w:rPr>
          <w:i/>
        </w:rPr>
        <w:t>false</w:t>
      </w:r>
      <w:proofErr w:type="spellEnd"/>
      <w:r w:rsidR="005D0DBD">
        <w:t xml:space="preserve"> g</w:t>
      </w:r>
      <w:r w:rsidR="005D0DBD">
        <w:t>e</w:t>
      </w:r>
      <w:r w:rsidR="005D0DBD">
        <w:t xml:space="preserve">setzt um die Personenliste erst nach Benutzerinteraktion darzustellen. Die folgende Abbildung zeigt die App mit 3 Tabs sowie den Hauptview des Personen Tabs. </w:t>
      </w:r>
    </w:p>
    <w:p w14:paraId="2DE6992A" w14:textId="6C3DA319" w:rsidR="005D0DBD" w:rsidRDefault="005D0DBD" w:rsidP="007C3978">
      <w:r>
        <w:rPr>
          <w:noProof/>
        </w:rPr>
        <w:drawing>
          <wp:inline distT="0" distB="0" distL="0" distR="0" wp14:anchorId="13A6D88A" wp14:editId="5E359A22">
            <wp:extent cx="1672314" cy="2968534"/>
            <wp:effectExtent l="0" t="0" r="4445" b="381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7.59.25.png"/>
                    <pic:cNvPicPr/>
                  </pic:nvPicPr>
                  <pic:blipFill>
                    <a:blip r:embed="rId30">
                      <a:extLst>
                        <a:ext uri="{28A0092B-C50C-407E-A947-70E740481C1C}">
                          <a14:useLocalDpi xmlns:a14="http://schemas.microsoft.com/office/drawing/2010/main" val="0"/>
                        </a:ext>
                      </a:extLst>
                    </a:blip>
                    <a:stretch>
                      <a:fillRect/>
                    </a:stretch>
                  </pic:blipFill>
                  <pic:spPr>
                    <a:xfrm>
                      <a:off x="0" y="0"/>
                      <a:ext cx="1673160" cy="2970036"/>
                    </a:xfrm>
                    <a:prstGeom prst="rect">
                      <a:avLst/>
                    </a:prstGeom>
                  </pic:spPr>
                </pic:pic>
              </a:graphicData>
            </a:graphic>
          </wp:inline>
        </w:drawing>
      </w:r>
    </w:p>
    <w:p w14:paraId="0D554611" w14:textId="53BBB410" w:rsidR="00375D84" w:rsidRDefault="00375D84" w:rsidP="007C3978">
      <w:r>
        <w:t xml:space="preserve">Im unteren Bereich sieht man die </w:t>
      </w:r>
      <w:proofErr w:type="spellStart"/>
      <w:r>
        <w:t>Tableiste</w:t>
      </w:r>
      <w:proofErr w:type="spellEnd"/>
      <w:r>
        <w:t xml:space="preserve"> mit den 3 Tabs. Die Personenliste wird erst gel</w:t>
      </w:r>
      <w:r>
        <w:t>a</w:t>
      </w:r>
      <w:r>
        <w:t xml:space="preserve">den, nachdem der Nutzer das Bild von oben nach unten zieht. </w:t>
      </w:r>
    </w:p>
    <w:p w14:paraId="26C8EB4B" w14:textId="6BEF49AA" w:rsidR="00433C6F" w:rsidRDefault="000F0778">
      <w:r>
        <w:t xml:space="preserve">Die Beschreibung der einzelnen Listenelemente </w:t>
      </w:r>
      <w:r w:rsidR="00375D84">
        <w:t xml:space="preserve">folgt in der </w:t>
      </w:r>
      <w:proofErr w:type="spellStart"/>
      <w:r w:rsidRPr="005D0DBD">
        <w:rPr>
          <w:i/>
        </w:rPr>
        <w:t>tpl_Person_list_item</w:t>
      </w:r>
      <w:proofErr w:type="spellEnd"/>
      <w:r>
        <w:t xml:space="preserve"> </w:t>
      </w:r>
      <w:r w:rsidR="00375D84">
        <w:t>Datei</w:t>
      </w:r>
      <w:r>
        <w:t>.</w:t>
      </w:r>
      <w:r w:rsidR="007A5327">
        <w:t xml:space="preserve"> </w:t>
      </w:r>
      <w:r w:rsidR="00145F70">
        <w:t xml:space="preserve">Der </w:t>
      </w:r>
      <w:proofErr w:type="spellStart"/>
      <w:r w:rsidR="00145F70">
        <w:t>Cell</w:t>
      </w:r>
      <w:proofErr w:type="spellEnd"/>
      <w:r w:rsidR="00145F70">
        <w:t xml:space="preserve"> Typ ist hier </w:t>
      </w:r>
      <w:proofErr w:type="spellStart"/>
      <w:r w:rsidR="00145F70">
        <w:t>CellPrototype</w:t>
      </w:r>
      <w:proofErr w:type="spellEnd"/>
      <w:r w:rsidR="00145F70">
        <w:t xml:space="preserve">. </w:t>
      </w:r>
      <w:r w:rsidR="00375D84">
        <w:t xml:space="preserve">Dem </w:t>
      </w:r>
      <w:r w:rsidR="00375D84" w:rsidRPr="00DC5B25">
        <w:rPr>
          <w:i/>
        </w:rPr>
        <w:t>title</w:t>
      </w:r>
      <w:r w:rsidR="00375D84">
        <w:t xml:space="preserve"> Attribut wird der Name der Person zugewiesen und als </w:t>
      </w:r>
      <w:proofErr w:type="spellStart"/>
      <w:r w:rsidR="00375D84" w:rsidRPr="00DC5B25">
        <w:rPr>
          <w:i/>
        </w:rPr>
        <w:t>image</w:t>
      </w:r>
      <w:proofErr w:type="spellEnd"/>
      <w:r w:rsidR="00375D84">
        <w:t xml:space="preserve"> wird das Profilbild der Person verwendet</w:t>
      </w:r>
      <w:r w:rsidR="00733BFC">
        <w:t xml:space="preserve">, falls dies vorhanden ist. </w:t>
      </w:r>
      <w:proofErr w:type="spellStart"/>
      <w:r w:rsidR="00733BFC">
        <w:t>FreeMarker</w:t>
      </w:r>
      <w:proofErr w:type="spellEnd"/>
      <w:r w:rsidR="00733BFC">
        <w:t xml:space="preserve"> bi</w:t>
      </w:r>
      <w:r w:rsidR="00733BFC">
        <w:t>e</w:t>
      </w:r>
      <w:r w:rsidR="00733BFC">
        <w:t>tet durch bedingte Anweisungen die Möglichkeit ein Ersatzbild zu verwenden</w:t>
      </w:r>
      <w:r w:rsidR="00375D84">
        <w:t xml:space="preserve">. </w:t>
      </w:r>
      <w:r w:rsidR="00145F70">
        <w:t>Die</w:t>
      </w:r>
      <w:r w:rsidR="00375D84">
        <w:t xml:space="preserve"> </w:t>
      </w:r>
      <w:proofErr w:type="spellStart"/>
      <w:r w:rsidR="00375D84">
        <w:t>Cell</w:t>
      </w:r>
      <w:proofErr w:type="spellEnd"/>
      <w:r w:rsidR="00375D84">
        <w:t xml:space="preserve"> hat auch eine</w:t>
      </w:r>
      <w:r w:rsidR="00145F70">
        <w:t xml:space="preserve"> Action vom Typ </w:t>
      </w:r>
      <w:proofErr w:type="spellStart"/>
      <w:r w:rsidR="00145F70" w:rsidRPr="005D0DBD">
        <w:rPr>
          <w:i/>
        </w:rPr>
        <w:t>ActionSegueIntoView</w:t>
      </w:r>
      <w:proofErr w:type="spellEnd"/>
      <w:r w:rsidR="00375D84">
        <w:t xml:space="preserve">, die </w:t>
      </w:r>
      <w:r w:rsidR="00145F70">
        <w:t xml:space="preserve">als </w:t>
      </w:r>
      <w:proofErr w:type="spellStart"/>
      <w:r w:rsidR="00145F70" w:rsidRPr="005D0DBD">
        <w:rPr>
          <w:i/>
        </w:rPr>
        <w:t>target</w:t>
      </w:r>
      <w:proofErr w:type="spellEnd"/>
      <w:r w:rsidR="00145F70">
        <w:t xml:space="preserve"> den Pfad zur detaillierten Da</w:t>
      </w:r>
      <w:r w:rsidR="00145F70">
        <w:t>r</w:t>
      </w:r>
      <w:r w:rsidR="00145F70">
        <w:t>stellung der Person</w:t>
      </w:r>
      <w:r w:rsidR="00375D84">
        <w:t xml:space="preserve"> hat</w:t>
      </w:r>
      <w:r w:rsidR="00145F70">
        <w:t>.</w:t>
      </w:r>
      <w:r w:rsidR="00433C6F">
        <w:t xml:space="preserve"> Dieser Pfad ist natürlich gleichzeitig </w:t>
      </w:r>
      <w:proofErr w:type="spellStart"/>
      <w:r w:rsidR="00433C6F" w:rsidRPr="005D0DBD">
        <w:rPr>
          <w:i/>
        </w:rPr>
        <w:t>identifier</w:t>
      </w:r>
      <w:proofErr w:type="spellEnd"/>
      <w:r w:rsidR="00433C6F">
        <w:t xml:space="preserve"> eines anderen Views der in der Datei </w:t>
      </w:r>
      <w:proofErr w:type="spellStart"/>
      <w:r w:rsidR="00433C6F">
        <w:t>tpl_Person</w:t>
      </w:r>
      <w:proofErr w:type="spellEnd"/>
      <w:r w:rsidR="00433C6F">
        <w:t xml:space="preserve"> </w:t>
      </w:r>
      <w:r w:rsidR="00375D84">
        <w:t xml:space="preserve">beschrieben wird. </w:t>
      </w:r>
    </w:p>
    <w:p w14:paraId="11C33DB8" w14:textId="0CA34C44" w:rsidR="00375D84" w:rsidRDefault="00375D84">
      <w:r>
        <w:rPr>
          <w:noProof/>
        </w:rPr>
        <w:drawing>
          <wp:inline distT="0" distB="0" distL="0" distR="0" wp14:anchorId="6FB18665" wp14:editId="746F4929">
            <wp:extent cx="1691999" cy="3003477"/>
            <wp:effectExtent l="0" t="0" r="1016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0.17.png"/>
                    <pic:cNvPicPr/>
                  </pic:nvPicPr>
                  <pic:blipFill>
                    <a:blip r:embed="rId31">
                      <a:extLst>
                        <a:ext uri="{28A0092B-C50C-407E-A947-70E740481C1C}">
                          <a14:useLocalDpi xmlns:a14="http://schemas.microsoft.com/office/drawing/2010/main" val="0"/>
                        </a:ext>
                      </a:extLst>
                    </a:blip>
                    <a:stretch>
                      <a:fillRect/>
                    </a:stretch>
                  </pic:blipFill>
                  <pic:spPr>
                    <a:xfrm>
                      <a:off x="0" y="0"/>
                      <a:ext cx="1691999" cy="3003477"/>
                    </a:xfrm>
                    <a:prstGeom prst="rect">
                      <a:avLst/>
                    </a:prstGeom>
                  </pic:spPr>
                </pic:pic>
              </a:graphicData>
            </a:graphic>
          </wp:inline>
        </w:drawing>
      </w:r>
    </w:p>
    <w:p w14:paraId="6C568D8C" w14:textId="288A66B4" w:rsidR="00733BFC" w:rsidRDefault="00733BFC">
      <w:r>
        <w:t>Zu sehen ist eine Liste von Personen mit ihrem Profilbild und Namen. Personen ohne Profi</w:t>
      </w:r>
      <w:r>
        <w:t>l</w:t>
      </w:r>
      <w:r>
        <w:t xml:space="preserve">bild erhalten ein Standardbild. </w:t>
      </w:r>
      <w:r w:rsidR="00DC5B25">
        <w:t>Im nächsten Bild ist der detailliertere View einer einzelnen Person zu sehen.</w:t>
      </w:r>
      <w:r w:rsidR="00FB3184">
        <w:t xml:space="preserve"> </w:t>
      </w:r>
    </w:p>
    <w:p w14:paraId="3786F91A" w14:textId="73C87581" w:rsidR="00DC5B25" w:rsidRDefault="00DC5B25">
      <w:r>
        <w:rPr>
          <w:noProof/>
        </w:rPr>
        <w:drawing>
          <wp:inline distT="0" distB="0" distL="0" distR="0" wp14:anchorId="6C50DB15" wp14:editId="7D994130">
            <wp:extent cx="1691999" cy="3003298"/>
            <wp:effectExtent l="0" t="0" r="1016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2.28.png"/>
                    <pic:cNvPicPr/>
                  </pic:nvPicPr>
                  <pic:blipFill>
                    <a:blip r:embed="rId32">
                      <a:extLst>
                        <a:ext uri="{28A0092B-C50C-407E-A947-70E740481C1C}">
                          <a14:useLocalDpi xmlns:a14="http://schemas.microsoft.com/office/drawing/2010/main" val="0"/>
                        </a:ext>
                      </a:extLst>
                    </a:blip>
                    <a:stretch>
                      <a:fillRect/>
                    </a:stretch>
                  </pic:blipFill>
                  <pic:spPr>
                    <a:xfrm>
                      <a:off x="0" y="0"/>
                      <a:ext cx="1691999" cy="3003298"/>
                    </a:xfrm>
                    <a:prstGeom prst="rect">
                      <a:avLst/>
                    </a:prstGeom>
                  </pic:spPr>
                </pic:pic>
              </a:graphicData>
            </a:graphic>
          </wp:inline>
        </w:drawing>
      </w:r>
    </w:p>
    <w:p w14:paraId="50448D30" w14:textId="59581320" w:rsidR="007C3978" w:rsidRDefault="00120909">
      <w:r>
        <w:t xml:space="preserve">Der </w:t>
      </w:r>
      <w:r w:rsidR="00DC5B25">
        <w:t>View</w:t>
      </w:r>
      <w:r>
        <w:t xml:space="preserve"> besteht aus mehreren </w:t>
      </w:r>
      <w:proofErr w:type="spellStart"/>
      <w:r>
        <w:t>Section</w:t>
      </w:r>
      <w:proofErr w:type="spellEnd"/>
      <w:r>
        <w:t xml:space="preserve"> die jeweils eine </w:t>
      </w:r>
      <w:proofErr w:type="spellStart"/>
      <w:r>
        <w:t>Cell</w:t>
      </w:r>
      <w:proofErr w:type="spellEnd"/>
      <w:r>
        <w:t xml:space="preserve"> enthalten. </w:t>
      </w:r>
      <w:r w:rsidR="00733BFC">
        <w:t>Nur die</w:t>
      </w:r>
      <w:r>
        <w:t xml:space="preserve"> erste </w:t>
      </w:r>
      <w:proofErr w:type="spellStart"/>
      <w:r>
        <w:t>Cell</w:t>
      </w:r>
      <w:proofErr w:type="spellEnd"/>
      <w:r>
        <w:t xml:space="preserve"> ist vom Typ </w:t>
      </w:r>
      <w:proofErr w:type="spellStart"/>
      <w:r w:rsidRPr="00DC5B25">
        <w:rPr>
          <w:i/>
        </w:rPr>
        <w:t>CellImage</w:t>
      </w:r>
      <w:proofErr w:type="spellEnd"/>
      <w:r w:rsidR="003533C8">
        <w:t xml:space="preserve"> und enthält das Profilbild einer Person. </w:t>
      </w:r>
      <w:r w:rsidR="00733BFC">
        <w:t xml:space="preserve">Alle anderen </w:t>
      </w:r>
      <w:proofErr w:type="spellStart"/>
      <w:r w:rsidR="00733BFC">
        <w:t>Cell</w:t>
      </w:r>
      <w:proofErr w:type="spellEnd"/>
      <w:r w:rsidR="00733BFC">
        <w:t xml:space="preserve"> sind vom Typ </w:t>
      </w:r>
      <w:proofErr w:type="spellStart"/>
      <w:r w:rsidR="00733BFC" w:rsidRPr="00DC5B25">
        <w:rPr>
          <w:i/>
        </w:rPr>
        <w:t>CellPrototype</w:t>
      </w:r>
      <w:proofErr w:type="spellEnd"/>
      <w:r w:rsidR="00733BFC">
        <w:t xml:space="preserve">. </w:t>
      </w:r>
      <w:r w:rsidR="003533C8">
        <w:t xml:space="preserve">Die zweite hält im </w:t>
      </w:r>
      <w:r w:rsidR="003533C8" w:rsidRPr="00DC5B25">
        <w:rPr>
          <w:i/>
        </w:rPr>
        <w:t>title</w:t>
      </w:r>
      <w:r w:rsidR="003533C8">
        <w:rPr>
          <w:i/>
        </w:rPr>
        <w:t xml:space="preserve"> </w:t>
      </w:r>
      <w:r w:rsidR="003533C8">
        <w:t>Attribut</w:t>
      </w:r>
      <w:r w:rsidR="00470E61">
        <w:t xml:space="preserve"> den Namen der Person und</w:t>
      </w:r>
      <w:r w:rsidR="00733BFC">
        <w:t xml:space="preserve"> hat</w:t>
      </w:r>
      <w:r w:rsidR="00470E61">
        <w:t xml:space="preserve"> die Action vom Typ </w:t>
      </w:r>
      <w:proofErr w:type="spellStart"/>
      <w:r w:rsidR="00470E61" w:rsidRPr="00DC5B25">
        <w:rPr>
          <w:i/>
        </w:rPr>
        <w:t>ActionAddToContacts</w:t>
      </w:r>
      <w:proofErr w:type="spellEnd"/>
      <w:r w:rsidR="00733BFC">
        <w:t xml:space="preserve">. Sie fügt beim Drücken auf die </w:t>
      </w:r>
      <w:proofErr w:type="spellStart"/>
      <w:r w:rsidR="00733BFC">
        <w:t>Cell</w:t>
      </w:r>
      <w:proofErr w:type="spellEnd"/>
      <w:r w:rsidR="00733BFC">
        <w:t xml:space="preserve"> den Namen, Telefonnummer und Webseite dem Telefonbuch hinzu, falls der Eintrag noch nicht vorhanden ist. Als nächstes folgt eine </w:t>
      </w:r>
      <w:proofErr w:type="spellStart"/>
      <w:r w:rsidR="00733BFC">
        <w:t>Cell</w:t>
      </w:r>
      <w:proofErr w:type="spellEnd"/>
      <w:r w:rsidR="00733BFC">
        <w:t xml:space="preserve"> mit Action Typ </w:t>
      </w:r>
      <w:proofErr w:type="spellStart"/>
      <w:r w:rsidR="00733BFC">
        <w:t>ActionOpenAppWithURL</w:t>
      </w:r>
      <w:proofErr w:type="spellEnd"/>
      <w:r w:rsidR="00733BFC">
        <w:t>. Dabei wurde folgende URL ve</w:t>
      </w:r>
      <w:r w:rsidR="00733BFC">
        <w:t>r</w:t>
      </w:r>
      <w:r w:rsidR="00733BFC">
        <w:t xml:space="preserve">wendet: </w:t>
      </w:r>
      <w:r w:rsidR="00733BFC" w:rsidRPr="00DC5B25">
        <w:rPr>
          <w:i/>
        </w:rPr>
        <w:t>twitter://user?screen_name=</w:t>
      </w:r>
      <w:r w:rsidR="00733BFC">
        <w:rPr>
          <w:i/>
        </w:rPr>
        <w:t>.</w:t>
      </w:r>
      <w:r w:rsidR="00733BFC">
        <w:t xml:space="preserve"> </w:t>
      </w:r>
      <w:proofErr w:type="spellStart"/>
      <w:r w:rsidR="00733BFC">
        <w:t>FreeMarker</w:t>
      </w:r>
      <w:proofErr w:type="spellEnd"/>
      <w:r w:rsidR="00733BFC">
        <w:t xml:space="preserve"> setzt am Ende den passenden </w:t>
      </w:r>
      <w:proofErr w:type="spellStart"/>
      <w:r w:rsidR="00733BFC">
        <w:t>Twittern</w:t>
      </w:r>
      <w:r w:rsidR="00733BFC">
        <w:t>a</w:t>
      </w:r>
      <w:r w:rsidR="00733BFC">
        <w:t>men</w:t>
      </w:r>
      <w:proofErr w:type="spellEnd"/>
      <w:r w:rsidR="00733BFC">
        <w:t xml:space="preserve"> ein </w:t>
      </w:r>
      <w:r w:rsidR="00DC5B25">
        <w:t xml:space="preserve">und iOS öffnet die App insofern sie auf dem Gerät vorhanden ist. Die letzte </w:t>
      </w:r>
      <w:proofErr w:type="spellStart"/>
      <w:r w:rsidR="00DC5B25">
        <w:t>Cell</w:t>
      </w:r>
      <w:proofErr w:type="spellEnd"/>
      <w:r w:rsidR="00DC5B25">
        <w:t xml:space="preserve"> hat die Action vom Typ </w:t>
      </w:r>
      <w:proofErr w:type="spellStart"/>
      <w:r w:rsidR="00DC5B25">
        <w:t>ActionOpenWebWithURL</w:t>
      </w:r>
      <w:proofErr w:type="spellEnd"/>
      <w:r w:rsidR="00DC5B25">
        <w:t xml:space="preserve"> und bekommt als </w:t>
      </w:r>
      <w:proofErr w:type="spellStart"/>
      <w:r w:rsidR="00DC5B25" w:rsidRPr="00DC5B25">
        <w:rPr>
          <w:i/>
        </w:rPr>
        <w:t>url</w:t>
      </w:r>
      <w:proofErr w:type="spellEnd"/>
      <w:r w:rsidR="00DC5B25">
        <w:t xml:space="preserve"> Attribut die Webseite der Person.</w:t>
      </w:r>
    </w:p>
    <w:p w14:paraId="01E61BC0" w14:textId="789E09F7" w:rsidR="00FB3184" w:rsidRPr="00952E5E" w:rsidRDefault="00FB3184">
      <w:r>
        <w:t>D</w:t>
      </w:r>
      <w:r w:rsidR="00803EAB">
        <w:t>er</w:t>
      </w:r>
      <w:r>
        <w:t xml:space="preserve"> hier nicht näher beschriebenen Bereich Programm verwendet, um die erwähnten </w:t>
      </w:r>
      <w:r>
        <w:fldChar w:fldCharType="begin"/>
      </w:r>
      <w:r>
        <w:instrText xml:space="preserve"> </w:instrText>
      </w:r>
      <w:r w:rsidR="000702A4">
        <w:instrText>REF</w:instrText>
      </w:r>
      <w:r>
        <w:instrText xml:space="preserve"> _Ref282362783 \h </w:instrText>
      </w:r>
      <w:r>
        <w:fldChar w:fldCharType="separate"/>
      </w:r>
      <w:r>
        <w:t>Anford</w:t>
      </w:r>
      <w:r>
        <w:t>e</w:t>
      </w:r>
      <w:r>
        <w:t>rungen und Voraussetzungen</w:t>
      </w:r>
      <w:r>
        <w:fldChar w:fldCharType="end"/>
      </w:r>
      <w:r>
        <w:t xml:space="preserve"> einzuhalten, noch den </w:t>
      </w:r>
      <w:proofErr w:type="spellStart"/>
      <w:r>
        <w:t>Cell</w:t>
      </w:r>
      <w:proofErr w:type="spellEnd"/>
      <w:r>
        <w:t xml:space="preserve"> Typ </w:t>
      </w:r>
      <w:proofErr w:type="spellStart"/>
      <w:r>
        <w:t>CellTextField</w:t>
      </w:r>
      <w:proofErr w:type="spellEnd"/>
      <w:r>
        <w:t xml:space="preserve"> sowie die Action </w:t>
      </w:r>
      <w:proofErr w:type="spellStart"/>
      <w:r>
        <w:t>ActionPostTextWithURL</w:t>
      </w:r>
      <w:proofErr w:type="spellEnd"/>
      <w:r>
        <w:t xml:space="preserve"> um dem Benutzer das Kommentieren eines Inhalts </w:t>
      </w:r>
      <w:proofErr w:type="spellStart"/>
      <w:r>
        <w:t>zuermöglichen</w:t>
      </w:r>
      <w:proofErr w:type="spellEnd"/>
      <w:r>
        <w:t>.</w:t>
      </w:r>
    </w:p>
    <w:p w14:paraId="12864AF6" w14:textId="77777777" w:rsidR="00E618A2" w:rsidRDefault="00E618A2" w:rsidP="00E618A2">
      <w:pPr>
        <w:pStyle w:val="berschrift2"/>
      </w:pPr>
      <w:bookmarkStart w:id="124" w:name="_Toc282505741"/>
      <w:r>
        <w:t>Fazit</w:t>
      </w:r>
      <w:bookmarkEnd w:id="124"/>
    </w:p>
    <w:p w14:paraId="673445FB" w14:textId="79060189" w:rsidR="00051FF3" w:rsidRPr="00FB3184" w:rsidRDefault="0099295B" w:rsidP="00B07A59">
      <w:r>
        <w:t xml:space="preserve">Die App wurde nach den Anforderungen und den genannten Voraussetzungen umgesetzt und kann bereits verwendet werden. Der Entwicklungsprozess der App fand ausschließlich in den Template Dateien auf dem CommunityMashup Server statt. Natürlich wurden hier eine Fehler bzw. fehlende Funktionen des Interpreters entdeckt und nachgebessert. Das sind insbesondere Design schwächen, bei der </w:t>
      </w:r>
      <w:proofErr w:type="spellStart"/>
      <w:r>
        <w:t>der</w:t>
      </w:r>
      <w:proofErr w:type="spellEnd"/>
      <w:r>
        <w:t xml:space="preserve"> Interpreter noch nicht die gewünschte Darstellung der Benu</w:t>
      </w:r>
      <w:r>
        <w:t>t</w:t>
      </w:r>
      <w:r>
        <w:t>zerschnittstellen lieferte. Ebenfalls wurde parallel das Style Sheet (CSS) immer wieder ang</w:t>
      </w:r>
      <w:r>
        <w:t>e</w:t>
      </w:r>
      <w:r>
        <w:t>passt und neue Designs ausprobiert. Während der Entwicklung wurden auch zu Testzwecken andere Tabs beschrieben und die Änderbarkeit der App überprüft. Dies funktionierte bisher zufriedenstellend, bedarf aber einer wissenschaftlich korrekten Evaluation, die nicht Bestan</w:t>
      </w:r>
      <w:r>
        <w:t>d</w:t>
      </w:r>
      <w:r>
        <w:t>teil dieser Arbeit ist. Im Hinblick auf die Geschwindigkeit gibt es erste Ergebnisse im näch</w:t>
      </w:r>
      <w:r>
        <w:t>s</w:t>
      </w:r>
      <w:r>
        <w:t>ten Abschnitt.</w:t>
      </w:r>
      <w:r w:rsidR="00FA350D">
        <w:t xml:space="preserve"> Die Vorzüge einer mächtigen Entwicklungsumgebung wie </w:t>
      </w:r>
      <w:proofErr w:type="spellStart"/>
      <w:r w:rsidR="00FA350D">
        <w:t>XCode</w:t>
      </w:r>
      <w:proofErr w:type="spellEnd"/>
      <w:r w:rsidR="00FA350D">
        <w:t xml:space="preserve"> fehlen hier natürlich ebenfalls. Autovervollständigung sowie eine direkte Fehleranzeige existieren noch nicht. </w:t>
      </w:r>
      <w:r w:rsidR="00051FF3">
        <w:t xml:space="preserve">Der Code wurde in dem Texteditor </w:t>
      </w:r>
      <w:proofErr w:type="spellStart"/>
      <w:r w:rsidR="00051FF3">
        <w:t>TextMate</w:t>
      </w:r>
      <w:proofErr w:type="spellEnd"/>
      <w:r w:rsidR="00051FF3">
        <w:rPr>
          <w:rStyle w:val="Funotenzeichen"/>
        </w:rPr>
        <w:footnoteReference w:id="21"/>
      </w:r>
      <w:r w:rsidR="00051FF3">
        <w:t xml:space="preserve"> geschrieben der</w:t>
      </w:r>
      <w:r w:rsidR="00FA350D">
        <w:t xml:space="preserve"> </w:t>
      </w:r>
      <w:proofErr w:type="spellStart"/>
      <w:r w:rsidR="00FA350D">
        <w:t>zumindestens</w:t>
      </w:r>
      <w:proofErr w:type="spellEnd"/>
      <w:r w:rsidR="00FA350D">
        <w:t xml:space="preserve"> eine </w:t>
      </w:r>
      <w:r w:rsidR="00051FF3">
        <w:t>Sy</w:t>
      </w:r>
      <w:r w:rsidR="00051FF3">
        <w:t>n</w:t>
      </w:r>
      <w:r w:rsidR="00051FF3">
        <w:t xml:space="preserve">taxhervorhebung für JSON </w:t>
      </w:r>
      <w:r w:rsidR="00297D2E">
        <w:t>Quell</w:t>
      </w:r>
      <w:r w:rsidR="00051FF3">
        <w:t xml:space="preserve">code </w:t>
      </w:r>
      <w:r w:rsidR="00FA350D">
        <w:t>anbietet</w:t>
      </w:r>
      <w:r w:rsidR="00051FF3">
        <w:t>. Das erleichtert</w:t>
      </w:r>
      <w:r w:rsidR="00297D2E">
        <w:t xml:space="preserve">e die Entwicklung </w:t>
      </w:r>
      <w:r w:rsidR="00FA350D">
        <w:t>ein wenig</w:t>
      </w:r>
      <w:r w:rsidR="00297D2E">
        <w:t>.</w:t>
      </w:r>
      <w:r w:rsidR="00FA350D">
        <w:t xml:space="preserve"> Dennoch wird f</w:t>
      </w:r>
      <w:r w:rsidR="00297D2E">
        <w:t>ehlerhafter Code erst zur Laufzeit erkannt und erfordert somit ständiges Hoc</w:t>
      </w:r>
      <w:r w:rsidR="00297D2E">
        <w:t>h</w:t>
      </w:r>
      <w:r w:rsidR="00297D2E">
        <w:t>laden und Testen was den Entwicklungsprozess verlangsamt.</w:t>
      </w:r>
      <w:r w:rsidR="00FA350D">
        <w:t xml:space="preserve"> Die Beschreibungssprache und der Interpreter sind an diesem Punkt dennoch fähig als Endbenutzer</w:t>
      </w:r>
      <w:r w:rsidR="00297D2E">
        <w:t xml:space="preserve"> </w:t>
      </w:r>
      <w:r w:rsidR="00FA350D">
        <w:t>Anwendung für das CommunityMashup zu fungieren.</w:t>
      </w:r>
    </w:p>
    <w:p w14:paraId="410A72D3" w14:textId="77777777" w:rsidR="00E618A2" w:rsidRDefault="00E618A2" w:rsidP="00B07A59">
      <w:pPr>
        <w:pStyle w:val="berschrift4"/>
      </w:pPr>
      <w:bookmarkStart w:id="125" w:name="_Ref282107728"/>
      <w:r>
        <w:t>Verbesserte Performanz</w:t>
      </w:r>
      <w:bookmarkEnd w:id="125"/>
    </w:p>
    <w:p w14:paraId="384DB271" w14:textId="212095C3" w:rsidR="00297D2E" w:rsidRDefault="00297D2E" w:rsidP="00B07A59">
      <w:r>
        <w:t>In diesem Abschnitt wird auf die verbesserte Performanz insbesondere durch „</w:t>
      </w:r>
      <w:proofErr w:type="spellStart"/>
      <w:r>
        <w:t>caching</w:t>
      </w:r>
      <w:proofErr w:type="spellEnd"/>
      <w:r>
        <w:t>“ und „</w:t>
      </w:r>
      <w:proofErr w:type="spellStart"/>
      <w:r>
        <w:t>lazy</w:t>
      </w:r>
      <w:proofErr w:type="spellEnd"/>
      <w:r>
        <w:t xml:space="preserve"> </w:t>
      </w:r>
      <w:proofErr w:type="spellStart"/>
      <w:r>
        <w:t>loading</w:t>
      </w:r>
      <w:proofErr w:type="spellEnd"/>
      <w:r>
        <w:t>“ eingegangen. Als Vergleich wird die MuC2014 herangezogen</w:t>
      </w:r>
      <w:r w:rsidR="00FA350D">
        <w:t>.</w:t>
      </w:r>
    </w:p>
    <w:p w14:paraId="7675D2B0" w14:textId="7D9557BB" w:rsidR="00FA350D" w:rsidRDefault="00FA350D" w:rsidP="00B07A59">
      <w:pPr>
        <w:pStyle w:val="Listenabsatz"/>
        <w:numPr>
          <w:ilvl w:val="0"/>
          <w:numId w:val="22"/>
        </w:numPr>
      </w:pPr>
      <w:proofErr w:type="spellStart"/>
      <w:r>
        <w:t>Geschwinigkeitsdaten</w:t>
      </w:r>
      <w:proofErr w:type="spellEnd"/>
      <w:r>
        <w:t xml:space="preserve"> MuC2014</w:t>
      </w:r>
    </w:p>
    <w:p w14:paraId="5F87F380" w14:textId="52D20575" w:rsidR="00FA350D" w:rsidRDefault="00FA350D" w:rsidP="00B07A59">
      <w:pPr>
        <w:pStyle w:val="Listenabsatz"/>
        <w:numPr>
          <w:ilvl w:val="0"/>
          <w:numId w:val="22"/>
        </w:numPr>
      </w:pPr>
      <w:r>
        <w:t xml:space="preserve">Geschwindigkeitsdaten </w:t>
      </w:r>
      <w:proofErr w:type="spellStart"/>
      <w:r>
        <w:t>iOSTemplateLanguage</w:t>
      </w:r>
      <w:proofErr w:type="spellEnd"/>
      <w:r>
        <w:t xml:space="preserve"> App</w:t>
      </w:r>
    </w:p>
    <w:p w14:paraId="087A31B8" w14:textId="5E283A62" w:rsidR="00FA350D" w:rsidRPr="00297D2E" w:rsidRDefault="00FA350D" w:rsidP="00B07A59">
      <w:pPr>
        <w:pStyle w:val="Listenabsatz"/>
        <w:numPr>
          <w:ilvl w:val="0"/>
          <w:numId w:val="22"/>
        </w:numPr>
      </w:pPr>
      <w:r>
        <w:t>Art der Messung ! WICHTIG ????</w:t>
      </w:r>
    </w:p>
    <w:p w14:paraId="48E3EF3B" w14:textId="77777777" w:rsidR="00E618A2" w:rsidRDefault="00E618A2" w:rsidP="00E618A2">
      <w:pPr>
        <w:pStyle w:val="berschrift1"/>
      </w:pPr>
      <w:bookmarkStart w:id="126" w:name="_Toc188281388"/>
      <w:bookmarkStart w:id="127" w:name="_Ref282103740"/>
      <w:bookmarkStart w:id="128" w:name="_Toc282505742"/>
      <w:bookmarkEnd w:id="21"/>
      <w:bookmarkEnd w:id="22"/>
      <w:r w:rsidRPr="00C6416A">
        <w:t>Zusammenfassung und Ausblick</w:t>
      </w:r>
      <w:bookmarkEnd w:id="126"/>
      <w:bookmarkEnd w:id="127"/>
      <w:bookmarkEnd w:id="128"/>
    </w:p>
    <w:p w14:paraId="55C91CD5" w14:textId="6FEF1699" w:rsidR="00194759" w:rsidRDefault="00736E27" w:rsidP="00E618A2">
      <w:r>
        <w:t>In dieser Bachelorarbeit ging es um die Entwicklung einer Beschreibungssprache für mobile Anwendungen. Ziel dieser Sprache war es eine Plattform- und Anwendungsszenario una</w:t>
      </w:r>
      <w:r>
        <w:t>b</w:t>
      </w:r>
      <w:r>
        <w:t>hängige</w:t>
      </w:r>
      <w:r w:rsidR="00B42EFE">
        <w:t xml:space="preserve"> mobile</w:t>
      </w:r>
      <w:r>
        <w:t xml:space="preserve"> </w:t>
      </w:r>
      <w:r w:rsidR="00B42EFE">
        <w:t>Anwendungse</w:t>
      </w:r>
      <w:r>
        <w:t xml:space="preserve">ntwicklung zu ermöglichen. Dazu wurden in Kapitel </w:t>
      </w:r>
      <w:r w:rsidR="00194759">
        <w:fldChar w:fldCharType="begin"/>
      </w:r>
      <w:r w:rsidR="00194759">
        <w:instrText xml:space="preserve"> </w:instrText>
      </w:r>
      <w:r w:rsidR="000702A4">
        <w:instrText>REF</w:instrText>
      </w:r>
      <w:r w:rsidR="00194759">
        <w:instrText xml:space="preserve"> _Ref282103587 \r \h </w:instrText>
      </w:r>
      <w:r w:rsidR="00194759">
        <w:fldChar w:fldCharType="separate"/>
      </w:r>
      <w:r w:rsidR="00194759">
        <w:t>2</w:t>
      </w:r>
      <w:r w:rsidR="00194759">
        <w:fldChar w:fldCharType="end"/>
      </w:r>
      <w:r>
        <w:t xml:space="preserve"> aktuelle Technologien bzw. Frameworks vorgestellt. Diese hatten ihre Vor- und Nachteile, sodass </w:t>
      </w:r>
      <w:r w:rsidR="00194759">
        <w:t>letztendlich Gründe für ein eigenes Framework, insbesondere eine</w:t>
      </w:r>
      <w:r w:rsidR="00B42EFE">
        <w:t>r</w:t>
      </w:r>
      <w:r w:rsidR="00194759">
        <w:t xml:space="preserve"> eigene Sprache festgestellt wurden. Daraufhin wurde eine eigene Beschreibungssprache entwickelt, die möglichst plat</w:t>
      </w:r>
      <w:r w:rsidR="00194759">
        <w:t>t</w:t>
      </w:r>
      <w:r w:rsidR="00194759">
        <w:t xml:space="preserve">formübergreifende Benutzerschnittstellen verwendet, auf einer bereits vorhandenen Syntax (JSON) aufbaut und dazu noch sehr einfach ist. Inwiefern diese Sprache tatsächlich auch für andere Plattformen geeignet ist, bedarf es weiterer Forschung. </w:t>
      </w:r>
    </w:p>
    <w:p w14:paraId="1B06D0EB" w14:textId="1EC8C911" w:rsidR="008A1FAB" w:rsidRDefault="00194759" w:rsidP="00E618A2">
      <w:r>
        <w:t xml:space="preserve">Ab Kapitel </w:t>
      </w:r>
      <w:r>
        <w:fldChar w:fldCharType="begin"/>
      </w:r>
      <w:r>
        <w:instrText xml:space="preserve"> </w:instrText>
      </w:r>
      <w:r w:rsidR="000702A4">
        <w:instrText>REF</w:instrText>
      </w:r>
      <w:r>
        <w:instrText xml:space="preserve"> _Ref282103667 \r \h </w:instrText>
      </w:r>
      <w:r>
        <w:fldChar w:fldCharType="separate"/>
      </w:r>
      <w:r>
        <w:t>4</w:t>
      </w:r>
      <w:r>
        <w:fldChar w:fldCharType="end"/>
      </w:r>
      <w:r>
        <w:t xml:space="preserve"> beginnt jedoch eine erste Evaluation der Sprac</w:t>
      </w:r>
      <w:r w:rsidR="00930A39">
        <w:t>he für Apples</w:t>
      </w:r>
      <w:r w:rsidR="00B42EFE">
        <w:t xml:space="preserve"> Betriebssystem</w:t>
      </w:r>
      <w:r w:rsidR="00930A39">
        <w:t xml:space="preserve"> iOS </w:t>
      </w:r>
      <w:r w:rsidR="00B42EFE">
        <w:t>,</w:t>
      </w:r>
      <w:r w:rsidR="00930A39">
        <w:t xml:space="preserve"> indem</w:t>
      </w:r>
      <w:r>
        <w:t xml:space="preserve"> ein Interpreter entwickelt</w:t>
      </w:r>
      <w:r w:rsidR="00930A39">
        <w:t xml:space="preserve"> </w:t>
      </w:r>
      <w:r w:rsidR="00B42EFE">
        <w:t>a</w:t>
      </w:r>
      <w:r>
        <w:t xml:space="preserve">ls native App </w:t>
      </w:r>
      <w:r w:rsidR="00B42EFE">
        <w:t>entwickelt wurde</w:t>
      </w:r>
      <w:r>
        <w:t>. Dabei ori</w:t>
      </w:r>
      <w:r w:rsidR="00B42EFE">
        <w:t xml:space="preserve">entiert sich die Entwicklung </w:t>
      </w:r>
      <w:r>
        <w:t>stark an grundlegenden Prinzipien und Entwurfsmustern der App Entwicklung unter iOS.</w:t>
      </w:r>
      <w:r w:rsidR="00930A39">
        <w:t xml:space="preserve"> </w:t>
      </w:r>
      <w:r w:rsidR="001D4F51">
        <w:t xml:space="preserve">Dabei zeigt der Abschnitt </w:t>
      </w:r>
      <w:r w:rsidR="001D4F51">
        <w:fldChar w:fldCharType="begin"/>
      </w:r>
      <w:r w:rsidR="001D4F51">
        <w:instrText xml:space="preserve"> </w:instrText>
      </w:r>
      <w:r w:rsidR="000702A4">
        <w:instrText>REF</w:instrText>
      </w:r>
      <w:r w:rsidR="001D4F51">
        <w:instrText xml:space="preserve"> _Ref282517133 \h </w:instrText>
      </w:r>
      <w:r w:rsidR="001D4F51">
        <w:fldChar w:fldCharType="separate"/>
      </w:r>
      <w:r w:rsidR="001D4F51">
        <w:t>Interpreter für andere Plattformen</w:t>
      </w:r>
      <w:r w:rsidR="001D4F51">
        <w:fldChar w:fldCharType="end"/>
      </w:r>
      <w:r w:rsidR="001D4F51">
        <w:t>, dass der Entwurf auch auf anderen Plattformen möglich ist und dort auch ähnliche Frameworks für die Umsetzung vorhanden sind.</w:t>
      </w:r>
      <w:r w:rsidR="00930A39">
        <w:t xml:space="preserve"> Der fertige Interpreter wurde daraufhin in Kapitel </w:t>
      </w:r>
      <w:r w:rsidR="00930A39">
        <w:fldChar w:fldCharType="begin"/>
      </w:r>
      <w:r w:rsidR="00930A39">
        <w:instrText xml:space="preserve"> </w:instrText>
      </w:r>
      <w:r w:rsidR="000702A4">
        <w:instrText>REF</w:instrText>
      </w:r>
      <w:r w:rsidR="00930A39">
        <w:instrText xml:space="preserve"> _Ref282103695 \r \h </w:instrText>
      </w:r>
      <w:r w:rsidR="00930A39">
        <w:fldChar w:fldCharType="separate"/>
      </w:r>
      <w:r w:rsidR="00930A39">
        <w:t>5</w:t>
      </w:r>
      <w:r w:rsidR="00930A39">
        <w:fldChar w:fldCharType="end"/>
      </w:r>
      <w:r w:rsidR="00930A39">
        <w:t xml:space="preserve"> </w:t>
      </w:r>
      <w:r w:rsidR="008A1FAB">
        <w:t xml:space="preserve">in </w:t>
      </w:r>
      <w:r w:rsidR="00930A39">
        <w:t>einem ersten Anwe</w:t>
      </w:r>
      <w:r w:rsidR="00930A39">
        <w:t>n</w:t>
      </w:r>
      <w:r w:rsidR="00930A39">
        <w:t>dungsentwicklung</w:t>
      </w:r>
      <w:r w:rsidR="008A1FAB">
        <w:t>sprozess ausprobiert</w:t>
      </w:r>
      <w:r w:rsidR="00930A39">
        <w:t xml:space="preserve">. Die </w:t>
      </w:r>
      <w:proofErr w:type="spellStart"/>
      <w:r w:rsidR="00930A39">
        <w:t>iOSTemplateLanguage</w:t>
      </w:r>
      <w:proofErr w:type="spellEnd"/>
      <w:r w:rsidR="00930A39">
        <w:t xml:space="preserve"> App wurde nach dem Vorbild der MuC2014 App entwickelt. Diese bringt nur einen Teil der Funktionalität ihres Vorbildes mit sich. Für mehr Funktionalität ist nicht </w:t>
      </w:r>
      <w:r w:rsidR="00646FD1">
        <w:t>nur eine W</w:t>
      </w:r>
      <w:r w:rsidR="00930A39">
        <w:t>eiterentwick</w:t>
      </w:r>
      <w:r w:rsidR="00646FD1">
        <w:t>lung der App B</w:t>
      </w:r>
      <w:r w:rsidR="00646FD1">
        <w:t>e</w:t>
      </w:r>
      <w:r w:rsidR="00646FD1">
        <w:t xml:space="preserve">schreibung, </w:t>
      </w:r>
      <w:r w:rsidR="00930A39">
        <w:t>sondern auch</w:t>
      </w:r>
      <w:r w:rsidR="00646FD1">
        <w:t xml:space="preserve"> der Sprache und des Interpreters notwendig.</w:t>
      </w:r>
      <w:r w:rsidR="008A1FAB">
        <w:t xml:space="preserve"> Schwerpunkte dabei ist sind Darstellung</w:t>
      </w:r>
      <w:r w:rsidR="00B42EFE">
        <w:t>en(Design)</w:t>
      </w:r>
      <w:r w:rsidR="008A1FAB">
        <w:t xml:space="preserve"> und angebotene Funktionalität</w:t>
      </w:r>
      <w:r w:rsidR="00B42EFE">
        <w:t>en</w:t>
      </w:r>
      <w:r w:rsidR="008A1FAB">
        <w:t>.</w:t>
      </w:r>
      <w:r w:rsidR="00646FD1">
        <w:t xml:space="preserve"> </w:t>
      </w:r>
    </w:p>
    <w:p w14:paraId="6B5D7775" w14:textId="6DCCA77E" w:rsidR="00E618A2" w:rsidRDefault="008A1FAB" w:rsidP="00E618A2">
      <w:r>
        <w:t>Die Anfangs definierten</w:t>
      </w:r>
      <w:r w:rsidR="00646FD1">
        <w:t xml:space="preserve"> Zie</w:t>
      </w:r>
      <w:r>
        <w:t xml:space="preserve">le </w:t>
      </w:r>
      <w:r w:rsidR="00646FD1">
        <w:t>wurden</w:t>
      </w:r>
      <w:r>
        <w:t xml:space="preserve"> jedoch erreicht</w:t>
      </w:r>
      <w:r w:rsidR="00646FD1">
        <w:t xml:space="preserve">. Die Beschreibungssprache definiert Aussehen, Inhalte und Funktionalitäten der App. Zur Entwicklung und vor allem für spätere Änderungen muss kein nativer Code geschrieben werden. </w:t>
      </w:r>
      <w:r>
        <w:t>Die genaue Eignung der Sprache für andere Anwendungsszenarien bedarf ebenfalls weiterer Forschung. Im Punkt Geschwi</w:t>
      </w:r>
      <w:r>
        <w:t>n</w:t>
      </w:r>
      <w:r>
        <w:t>digkeit setzt die App im Vergleich zu Muc2014 neue Maßstäbe. Durch die optimierte Verwa</w:t>
      </w:r>
      <w:r>
        <w:t>l</w:t>
      </w:r>
      <w:r>
        <w:t xml:space="preserve">tung der Beschreibungsinformationen ist eine App schneller einsatzbereit und kann effizienter aktualisiert werden. Der Aktualisierungsprozess ist jedoch noch nicht ausgereift und müsste weiter optimiert und vor allem benutzerfreundlicher gemacht werden. </w:t>
      </w:r>
    </w:p>
    <w:p w14:paraId="7BBCB937" w14:textId="09BE634F" w:rsidR="00E618A2" w:rsidRDefault="00B42EFE" w:rsidP="00E618A2">
      <w:r>
        <w:t xml:space="preserve">Letztendlich </w:t>
      </w:r>
      <w:r w:rsidR="00EA477A">
        <w:t>zeigt diese Arbeit einfach Entwürfe und Möglichkeiten auf mobile Anwendu</w:t>
      </w:r>
      <w:r w:rsidR="00EA477A">
        <w:t>n</w:t>
      </w:r>
      <w:r w:rsidR="00EA477A">
        <w:t>gen Plattform- und Anwendungsszenario unabhängig zu entwickeln. Anhand dieser Ergebni</w:t>
      </w:r>
      <w:r w:rsidR="00EA477A">
        <w:t>s</w:t>
      </w:r>
      <w:r w:rsidR="00EA477A">
        <w:t xml:space="preserve">se können weitere Apps oder Sprachen entwickelt werden. </w:t>
      </w:r>
      <w:r>
        <w:t xml:space="preserve"> </w:t>
      </w:r>
    </w:p>
    <w:p w14:paraId="121A5A9C" w14:textId="77777777" w:rsidR="00E618A2" w:rsidRPr="00757549" w:rsidRDefault="00E618A2" w:rsidP="00E618A2">
      <w:pPr>
        <w:sectPr w:rsidR="00E618A2" w:rsidRPr="00757549" w:rsidSect="00B30A5C">
          <w:headerReference w:type="default" r:id="rId33"/>
          <w:endnotePr>
            <w:numStart w:val="12"/>
          </w:endnotePr>
          <w:pgSz w:w="11906" w:h="16838" w:code="9"/>
          <w:pgMar w:top="1332" w:right="1134" w:bottom="1701" w:left="1701" w:header="851" w:footer="567" w:gutter="0"/>
          <w:pgNumType w:start="1"/>
          <w:cols w:space="708"/>
          <w:docGrid w:linePitch="360"/>
        </w:sectPr>
      </w:pPr>
    </w:p>
    <w:p w14:paraId="1812CE3E" w14:textId="77777777" w:rsidR="00E618A2" w:rsidRDefault="00E618A2" w:rsidP="00E618A2">
      <w:pPr>
        <w:pStyle w:val="Bereichstitel"/>
      </w:pPr>
      <w:bookmarkStart w:id="129" w:name="_Toc54781209"/>
      <w:bookmarkStart w:id="130" w:name="_Toc169968677"/>
      <w:bookmarkStart w:id="131" w:name="_Toc177457787"/>
      <w:bookmarkStart w:id="132" w:name="_Toc282505743"/>
      <w:r w:rsidRPr="00C6416A">
        <w:t>Literaturverzeichnis</w:t>
      </w:r>
      <w:bookmarkStart w:id="133" w:name="TableOfLiterature"/>
      <w:bookmarkEnd w:id="129"/>
      <w:bookmarkEnd w:id="130"/>
      <w:bookmarkEnd w:id="131"/>
      <w:bookmarkEnd w:id="133"/>
      <w:bookmarkEnd w:id="132"/>
    </w:p>
    <w:p w14:paraId="032302F7" w14:textId="409B6395" w:rsidR="00C96E3A" w:rsidRDefault="00C96E3A" w:rsidP="001D4F51">
      <w:pPr>
        <w:spacing w:before="100" w:beforeAutospacing="1" w:after="100" w:afterAutospacing="1" w:line="240" w:lineRule="auto"/>
        <w:ind w:left="480" w:hanging="480"/>
        <w:jc w:val="left"/>
        <w:rPr>
          <w:rFonts w:ascii="Times" w:hAnsi="Times"/>
          <w:kern w:val="0"/>
          <w:sz w:val="20"/>
          <w:szCs w:val="20"/>
        </w:rPr>
      </w:pPr>
      <w:r w:rsidRPr="00C96E3A">
        <w:rPr>
          <w:rFonts w:ascii="Times" w:hAnsi="Times"/>
          <w:kern w:val="0"/>
          <w:sz w:val="20"/>
          <w:szCs w:val="20"/>
        </w:rPr>
        <w:t xml:space="preserve">Apple Inc. (2014). </w:t>
      </w:r>
      <w:r w:rsidRPr="00C96E3A">
        <w:rPr>
          <w:rFonts w:ascii="Times" w:hAnsi="Times"/>
          <w:i/>
          <w:iCs/>
          <w:kern w:val="0"/>
          <w:sz w:val="20"/>
          <w:szCs w:val="20"/>
        </w:rPr>
        <w:t>iOS Human Interface Guidelines</w:t>
      </w:r>
      <w:r w:rsidRPr="00C96E3A">
        <w:rPr>
          <w:rFonts w:ascii="Times" w:hAnsi="Times"/>
          <w:kern w:val="0"/>
          <w:sz w:val="20"/>
          <w:szCs w:val="20"/>
        </w:rPr>
        <w:t xml:space="preserve"> (p. 228).</w:t>
      </w:r>
    </w:p>
    <w:p w14:paraId="551712DA" w14:textId="77777777" w:rsidR="00F54964" w:rsidRPr="00F54964" w:rsidRDefault="00F54964" w:rsidP="00F54964">
      <w:pPr>
        <w:spacing w:before="100" w:beforeAutospacing="1" w:after="100" w:afterAutospacing="1" w:line="240" w:lineRule="auto"/>
        <w:ind w:left="480" w:hanging="480"/>
        <w:jc w:val="left"/>
        <w:rPr>
          <w:rFonts w:ascii="Times" w:hAnsi="Times"/>
          <w:kern w:val="0"/>
          <w:sz w:val="20"/>
          <w:szCs w:val="20"/>
        </w:rPr>
      </w:pPr>
      <w:r w:rsidRPr="00F54964">
        <w:rPr>
          <w:rFonts w:ascii="Times" w:hAnsi="Times"/>
          <w:kern w:val="0"/>
          <w:sz w:val="20"/>
          <w:szCs w:val="20"/>
        </w:rPr>
        <w:t xml:space="preserve">Apple Inc. (2015). View Controller </w:t>
      </w:r>
      <w:proofErr w:type="spellStart"/>
      <w:r w:rsidRPr="00F54964">
        <w:rPr>
          <w:rFonts w:ascii="Times" w:hAnsi="Times"/>
          <w:kern w:val="0"/>
          <w:sz w:val="20"/>
          <w:szCs w:val="20"/>
        </w:rPr>
        <w:t>Programming</w:t>
      </w:r>
      <w:proofErr w:type="spellEnd"/>
      <w:r w:rsidRPr="00F54964">
        <w:rPr>
          <w:rFonts w:ascii="Times" w:hAnsi="Times"/>
          <w:kern w:val="0"/>
          <w:sz w:val="20"/>
          <w:szCs w:val="20"/>
        </w:rPr>
        <w:t xml:space="preserve"> Guide </w:t>
      </w:r>
      <w:proofErr w:type="spellStart"/>
      <w:r w:rsidRPr="00F54964">
        <w:rPr>
          <w:rFonts w:ascii="Times" w:hAnsi="Times"/>
          <w:kern w:val="0"/>
          <w:sz w:val="20"/>
          <w:szCs w:val="20"/>
        </w:rPr>
        <w:t>for</w:t>
      </w:r>
      <w:proofErr w:type="spellEnd"/>
      <w:r w:rsidRPr="00F54964">
        <w:rPr>
          <w:rFonts w:ascii="Times" w:hAnsi="Times"/>
          <w:kern w:val="0"/>
          <w:sz w:val="20"/>
          <w:szCs w:val="20"/>
        </w:rPr>
        <w:t xml:space="preserve"> iOS. </w:t>
      </w:r>
      <w:proofErr w:type="spellStart"/>
      <w:r w:rsidRPr="00F54964">
        <w:rPr>
          <w:rFonts w:ascii="Times" w:hAnsi="Times"/>
          <w:kern w:val="0"/>
          <w:sz w:val="20"/>
          <w:szCs w:val="20"/>
        </w:rPr>
        <w:t>Retrieved</w:t>
      </w:r>
      <w:proofErr w:type="spellEnd"/>
      <w:r w:rsidRPr="00F54964">
        <w:rPr>
          <w:rFonts w:ascii="Times" w:hAnsi="Times"/>
          <w:kern w:val="0"/>
          <w:sz w:val="20"/>
          <w:szCs w:val="20"/>
        </w:rPr>
        <w:t xml:space="preserve"> </w:t>
      </w:r>
      <w:proofErr w:type="spellStart"/>
      <w:r w:rsidRPr="00F54964">
        <w:rPr>
          <w:rFonts w:ascii="Times" w:hAnsi="Times"/>
          <w:kern w:val="0"/>
          <w:sz w:val="20"/>
          <w:szCs w:val="20"/>
        </w:rPr>
        <w:t>January</w:t>
      </w:r>
      <w:proofErr w:type="spellEnd"/>
      <w:r w:rsidRPr="00F54964">
        <w:rPr>
          <w:rFonts w:ascii="Times" w:hAnsi="Times"/>
          <w:kern w:val="0"/>
          <w:sz w:val="20"/>
          <w:szCs w:val="20"/>
        </w:rPr>
        <w:t xml:space="preserve"> 10, 2015, </w:t>
      </w:r>
      <w:proofErr w:type="spellStart"/>
      <w:r w:rsidRPr="00F54964">
        <w:rPr>
          <w:rFonts w:ascii="Times" w:hAnsi="Times"/>
          <w:kern w:val="0"/>
          <w:sz w:val="20"/>
          <w:szCs w:val="20"/>
        </w:rPr>
        <w:t>from</w:t>
      </w:r>
      <w:proofErr w:type="spellEnd"/>
      <w:r w:rsidRPr="00F54964">
        <w:rPr>
          <w:rFonts w:ascii="Times" w:hAnsi="Times"/>
          <w:kern w:val="0"/>
          <w:sz w:val="20"/>
          <w:szCs w:val="20"/>
        </w:rPr>
        <w:t xml:space="preserve"> https://developer.apple.com/library/ios/featuredarticles/ViewControllerPGforiPhoneOS/Introduction/Introduction.html</w:t>
      </w:r>
    </w:p>
    <w:p w14:paraId="247EE383" w14:textId="77777777" w:rsidR="00E618A2" w:rsidRDefault="00E618A2" w:rsidP="00E618A2">
      <w:pPr>
        <w:pStyle w:val="StandardWeb"/>
        <w:ind w:left="480" w:hanging="480"/>
      </w:pPr>
      <w:proofErr w:type="spellStart"/>
      <w:r>
        <w:t>Phanouriou</w:t>
      </w:r>
      <w:proofErr w:type="spellEnd"/>
      <w:r>
        <w:t xml:space="preserve">, C. (2000). UIML: A Device-Independent User Interface Markup. </w:t>
      </w:r>
      <w:proofErr w:type="spellStart"/>
      <w:r>
        <w:t>Retrieved</w:t>
      </w:r>
      <w:proofErr w:type="spellEnd"/>
      <w:r>
        <w:t xml:space="preserve"> </w:t>
      </w:r>
      <w:proofErr w:type="spellStart"/>
      <w:r>
        <w:t>from</w:t>
      </w:r>
      <w:proofErr w:type="spellEnd"/>
      <w:r>
        <w:t xml:space="preserve"> http://vtechworks.lib.vt.edu/handle/10919/28625</w:t>
      </w:r>
    </w:p>
    <w:p w14:paraId="0D8843C1" w14:textId="77777777" w:rsidR="00906FED" w:rsidRPr="00906FED" w:rsidRDefault="00906FED" w:rsidP="00906FED">
      <w:pPr>
        <w:spacing w:before="100" w:beforeAutospacing="1" w:after="100" w:afterAutospacing="1" w:line="240" w:lineRule="auto"/>
        <w:ind w:left="480" w:hanging="480"/>
        <w:jc w:val="left"/>
        <w:rPr>
          <w:rFonts w:ascii="Times" w:hAnsi="Times"/>
          <w:kern w:val="0"/>
          <w:sz w:val="20"/>
          <w:szCs w:val="20"/>
        </w:rPr>
      </w:pPr>
      <w:proofErr w:type="spellStart"/>
      <w:r w:rsidRPr="00906FED">
        <w:rPr>
          <w:rFonts w:ascii="Times" w:hAnsi="Times"/>
          <w:kern w:val="0"/>
          <w:sz w:val="20"/>
          <w:szCs w:val="20"/>
        </w:rPr>
        <w:t>Heitk</w:t>
      </w:r>
      <w:proofErr w:type="spellEnd"/>
      <w:r w:rsidRPr="00906FED">
        <w:rPr>
          <w:rFonts w:ascii="Times" w:hAnsi="Times"/>
          <w:kern w:val="0"/>
          <w:sz w:val="20"/>
          <w:szCs w:val="20"/>
        </w:rPr>
        <w:t xml:space="preserve">, H., </w:t>
      </w:r>
      <w:proofErr w:type="spellStart"/>
      <w:r w:rsidRPr="00906FED">
        <w:rPr>
          <w:rFonts w:ascii="Times" w:hAnsi="Times"/>
          <w:kern w:val="0"/>
          <w:sz w:val="20"/>
          <w:szCs w:val="20"/>
        </w:rPr>
        <w:t>Hanschke</w:t>
      </w:r>
      <w:proofErr w:type="spellEnd"/>
      <w:r w:rsidRPr="00906FED">
        <w:rPr>
          <w:rFonts w:ascii="Times" w:hAnsi="Times"/>
          <w:kern w:val="0"/>
          <w:sz w:val="20"/>
          <w:szCs w:val="20"/>
        </w:rPr>
        <w:t xml:space="preserve">, S., &amp; </w:t>
      </w:r>
      <w:proofErr w:type="spellStart"/>
      <w:r w:rsidRPr="00906FED">
        <w:rPr>
          <w:rFonts w:ascii="Times" w:hAnsi="Times"/>
          <w:kern w:val="0"/>
          <w:sz w:val="20"/>
          <w:szCs w:val="20"/>
        </w:rPr>
        <w:t>Majchrzak</w:t>
      </w:r>
      <w:proofErr w:type="spellEnd"/>
      <w:r w:rsidRPr="00906FED">
        <w:rPr>
          <w:rFonts w:ascii="Times" w:hAnsi="Times"/>
          <w:kern w:val="0"/>
          <w:sz w:val="20"/>
          <w:szCs w:val="20"/>
        </w:rPr>
        <w:t xml:space="preserve">, T. A. (2013). </w:t>
      </w:r>
      <w:proofErr w:type="spellStart"/>
      <w:r w:rsidRPr="00906FED">
        <w:rPr>
          <w:rFonts w:ascii="Times" w:hAnsi="Times"/>
          <w:kern w:val="0"/>
          <w:sz w:val="20"/>
          <w:szCs w:val="20"/>
        </w:rPr>
        <w:t>Evaluating</w:t>
      </w:r>
      <w:proofErr w:type="spellEnd"/>
      <w:r w:rsidRPr="00906FED">
        <w:rPr>
          <w:rFonts w:ascii="Times" w:hAnsi="Times"/>
          <w:kern w:val="0"/>
          <w:sz w:val="20"/>
          <w:szCs w:val="20"/>
        </w:rPr>
        <w:t xml:space="preserve"> Cross-</w:t>
      </w:r>
      <w:proofErr w:type="spellStart"/>
      <w:r w:rsidRPr="00906FED">
        <w:rPr>
          <w:rFonts w:ascii="Times" w:hAnsi="Times"/>
          <w:kern w:val="0"/>
          <w:sz w:val="20"/>
          <w:szCs w:val="20"/>
        </w:rPr>
        <w:t>Platform</w:t>
      </w:r>
      <w:proofErr w:type="spellEnd"/>
      <w:r w:rsidRPr="00906FED">
        <w:rPr>
          <w:rFonts w:ascii="Times" w:hAnsi="Times"/>
          <w:kern w:val="0"/>
          <w:sz w:val="20"/>
          <w:szCs w:val="20"/>
        </w:rPr>
        <w:t xml:space="preserve"> Development </w:t>
      </w:r>
      <w:proofErr w:type="spellStart"/>
      <w:r w:rsidRPr="00906FED">
        <w:rPr>
          <w:rFonts w:ascii="Times" w:hAnsi="Times"/>
          <w:kern w:val="0"/>
          <w:sz w:val="20"/>
          <w:szCs w:val="20"/>
        </w:rPr>
        <w:t>Approaches</w:t>
      </w:r>
      <w:proofErr w:type="spellEnd"/>
      <w:r w:rsidRPr="00906FED">
        <w:rPr>
          <w:rFonts w:ascii="Times" w:hAnsi="Times"/>
          <w:kern w:val="0"/>
          <w:sz w:val="20"/>
          <w:szCs w:val="20"/>
        </w:rPr>
        <w:t xml:space="preserve"> </w:t>
      </w:r>
      <w:proofErr w:type="spellStart"/>
      <w:r w:rsidRPr="00906FED">
        <w:rPr>
          <w:rFonts w:ascii="Times" w:hAnsi="Times"/>
          <w:kern w:val="0"/>
          <w:sz w:val="20"/>
          <w:szCs w:val="20"/>
        </w:rPr>
        <w:t>for</w:t>
      </w:r>
      <w:proofErr w:type="spellEnd"/>
      <w:r w:rsidRPr="00906FED">
        <w:rPr>
          <w:rFonts w:ascii="Times" w:hAnsi="Times"/>
          <w:kern w:val="0"/>
          <w:sz w:val="20"/>
          <w:szCs w:val="20"/>
        </w:rPr>
        <w:t xml:space="preserve"> Mobile </w:t>
      </w:r>
      <w:proofErr w:type="spellStart"/>
      <w:r w:rsidRPr="00906FED">
        <w:rPr>
          <w:rFonts w:ascii="Times" w:hAnsi="Times"/>
          <w:kern w:val="0"/>
          <w:sz w:val="20"/>
          <w:szCs w:val="20"/>
        </w:rPr>
        <w:t>Applications</w:t>
      </w:r>
      <w:proofErr w:type="spellEnd"/>
      <w:r w:rsidRPr="00906FED">
        <w:rPr>
          <w:rFonts w:ascii="Times" w:hAnsi="Times"/>
          <w:kern w:val="0"/>
          <w:sz w:val="20"/>
          <w:szCs w:val="20"/>
        </w:rPr>
        <w:t xml:space="preserve">. In J. </w:t>
      </w:r>
      <w:proofErr w:type="spellStart"/>
      <w:r w:rsidRPr="00906FED">
        <w:rPr>
          <w:rFonts w:ascii="Times" w:hAnsi="Times"/>
          <w:kern w:val="0"/>
          <w:sz w:val="20"/>
          <w:szCs w:val="20"/>
        </w:rPr>
        <w:t>Cordeiro</w:t>
      </w:r>
      <w:proofErr w:type="spellEnd"/>
      <w:r w:rsidRPr="00906FED">
        <w:rPr>
          <w:rFonts w:ascii="Times" w:hAnsi="Times"/>
          <w:kern w:val="0"/>
          <w:sz w:val="20"/>
          <w:szCs w:val="20"/>
        </w:rPr>
        <w:t xml:space="preserve"> &amp; K.-H. Krempels (Eds.), </w:t>
      </w:r>
      <w:r w:rsidRPr="00906FED">
        <w:rPr>
          <w:rFonts w:ascii="Times" w:hAnsi="Times"/>
          <w:i/>
          <w:iCs/>
          <w:kern w:val="0"/>
          <w:sz w:val="20"/>
          <w:szCs w:val="20"/>
        </w:rPr>
        <w:t xml:space="preserve">Web Information Systems </w:t>
      </w:r>
      <w:proofErr w:type="spellStart"/>
      <w:r w:rsidRPr="00906FED">
        <w:rPr>
          <w:rFonts w:ascii="Times" w:hAnsi="Times"/>
          <w:i/>
          <w:iCs/>
          <w:kern w:val="0"/>
          <w:sz w:val="20"/>
          <w:szCs w:val="20"/>
        </w:rPr>
        <w:t>and</w:t>
      </w:r>
      <w:proofErr w:type="spellEnd"/>
      <w:r w:rsidRPr="00906FED">
        <w:rPr>
          <w:rFonts w:ascii="Times" w:hAnsi="Times"/>
          <w:i/>
          <w:iCs/>
          <w:kern w:val="0"/>
          <w:sz w:val="20"/>
          <w:szCs w:val="20"/>
        </w:rPr>
        <w:t xml:space="preserve"> Technologies</w:t>
      </w:r>
      <w:r w:rsidRPr="00906FED">
        <w:rPr>
          <w:rFonts w:ascii="Times" w:hAnsi="Times"/>
          <w:kern w:val="0"/>
          <w:sz w:val="20"/>
          <w:szCs w:val="20"/>
        </w:rPr>
        <w:t xml:space="preserve"> (pp. 120–138). Springer Berlin Heidelberg.</w:t>
      </w:r>
    </w:p>
    <w:p w14:paraId="1CE3675E" w14:textId="77777777" w:rsidR="009B5D18" w:rsidRPr="009B5D18" w:rsidRDefault="009B5D18" w:rsidP="009B5D18">
      <w:pPr>
        <w:spacing w:before="100" w:beforeAutospacing="1" w:after="100" w:afterAutospacing="1" w:line="240" w:lineRule="auto"/>
        <w:ind w:left="480" w:hanging="480"/>
        <w:jc w:val="left"/>
        <w:rPr>
          <w:rFonts w:ascii="Times" w:hAnsi="Times"/>
          <w:kern w:val="0"/>
          <w:sz w:val="20"/>
          <w:szCs w:val="20"/>
        </w:rPr>
      </w:pPr>
      <w:proofErr w:type="spellStart"/>
      <w:r w:rsidRPr="009B5D18">
        <w:rPr>
          <w:rFonts w:ascii="Times" w:hAnsi="Times"/>
          <w:kern w:val="0"/>
          <w:sz w:val="20"/>
          <w:szCs w:val="20"/>
        </w:rPr>
        <w:t>Lachenmaier</w:t>
      </w:r>
      <w:proofErr w:type="spellEnd"/>
      <w:r w:rsidRPr="009B5D18">
        <w:rPr>
          <w:rFonts w:ascii="Times" w:hAnsi="Times"/>
          <w:kern w:val="0"/>
          <w:sz w:val="20"/>
          <w:szCs w:val="20"/>
        </w:rPr>
        <w:t>, P., Ott, F., &amp; Koch, M. (2013). Model-</w:t>
      </w:r>
      <w:proofErr w:type="spellStart"/>
      <w:r w:rsidRPr="009B5D18">
        <w:rPr>
          <w:rFonts w:ascii="Times" w:hAnsi="Times"/>
          <w:kern w:val="0"/>
          <w:sz w:val="20"/>
          <w:szCs w:val="20"/>
        </w:rPr>
        <w:t>driven</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development</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of</w:t>
      </w:r>
      <w:proofErr w:type="spellEnd"/>
      <w:r w:rsidRPr="009B5D18">
        <w:rPr>
          <w:rFonts w:ascii="Times" w:hAnsi="Times"/>
          <w:kern w:val="0"/>
          <w:sz w:val="20"/>
          <w:szCs w:val="20"/>
        </w:rPr>
        <w:t xml:space="preserve"> a </w:t>
      </w:r>
      <w:proofErr w:type="spellStart"/>
      <w:r w:rsidRPr="009B5D18">
        <w:rPr>
          <w:rFonts w:ascii="Times" w:hAnsi="Times"/>
          <w:kern w:val="0"/>
          <w:sz w:val="20"/>
          <w:szCs w:val="20"/>
        </w:rPr>
        <w:t>person-centric</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mashup</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for</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social</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software</w:t>
      </w:r>
      <w:proofErr w:type="spellEnd"/>
      <w:r w:rsidRPr="009B5D18">
        <w:rPr>
          <w:rFonts w:ascii="Times" w:hAnsi="Times"/>
          <w:kern w:val="0"/>
          <w:sz w:val="20"/>
          <w:szCs w:val="20"/>
        </w:rPr>
        <w:t xml:space="preserve">. </w:t>
      </w:r>
      <w:proofErr w:type="spellStart"/>
      <w:r w:rsidRPr="009B5D18">
        <w:rPr>
          <w:rFonts w:ascii="Times" w:hAnsi="Times"/>
          <w:i/>
          <w:iCs/>
          <w:kern w:val="0"/>
          <w:sz w:val="20"/>
          <w:szCs w:val="20"/>
        </w:rPr>
        <w:t>Social</w:t>
      </w:r>
      <w:proofErr w:type="spellEnd"/>
      <w:r w:rsidRPr="009B5D18">
        <w:rPr>
          <w:rFonts w:ascii="Times" w:hAnsi="Times"/>
          <w:i/>
          <w:iCs/>
          <w:kern w:val="0"/>
          <w:sz w:val="20"/>
          <w:szCs w:val="20"/>
        </w:rPr>
        <w:t xml:space="preserve"> Network Analysis </w:t>
      </w:r>
      <w:proofErr w:type="spellStart"/>
      <w:r w:rsidRPr="009B5D18">
        <w:rPr>
          <w:rFonts w:ascii="Times" w:hAnsi="Times"/>
          <w:i/>
          <w:iCs/>
          <w:kern w:val="0"/>
          <w:sz w:val="20"/>
          <w:szCs w:val="20"/>
        </w:rPr>
        <w:t>and</w:t>
      </w:r>
      <w:proofErr w:type="spellEnd"/>
      <w:r w:rsidRPr="009B5D18">
        <w:rPr>
          <w:rFonts w:ascii="Times" w:hAnsi="Times"/>
          <w:i/>
          <w:iCs/>
          <w:kern w:val="0"/>
          <w:sz w:val="20"/>
          <w:szCs w:val="20"/>
        </w:rPr>
        <w:t xml:space="preserve"> Mining</w:t>
      </w:r>
      <w:r w:rsidRPr="009B5D18">
        <w:rPr>
          <w:rFonts w:ascii="Times" w:hAnsi="Times"/>
          <w:kern w:val="0"/>
          <w:sz w:val="20"/>
          <w:szCs w:val="20"/>
        </w:rPr>
        <w:t xml:space="preserve">, </w:t>
      </w:r>
      <w:r w:rsidRPr="009B5D18">
        <w:rPr>
          <w:rFonts w:ascii="Times" w:hAnsi="Times"/>
          <w:i/>
          <w:iCs/>
          <w:kern w:val="0"/>
          <w:sz w:val="20"/>
          <w:szCs w:val="20"/>
        </w:rPr>
        <w:t>3</w:t>
      </w:r>
      <w:r w:rsidRPr="009B5D18">
        <w:rPr>
          <w:rFonts w:ascii="Times" w:hAnsi="Times"/>
          <w:kern w:val="0"/>
          <w:sz w:val="20"/>
          <w:szCs w:val="20"/>
        </w:rPr>
        <w:t>(2), 193–207. doi:10.1007/s13278-012-0064-x</w:t>
      </w:r>
    </w:p>
    <w:p w14:paraId="294F0A1C" w14:textId="77777777" w:rsidR="008F6346" w:rsidRPr="008F6346" w:rsidRDefault="008F6346" w:rsidP="008F6346">
      <w:pPr>
        <w:spacing w:before="100" w:beforeAutospacing="1" w:after="100" w:afterAutospacing="1" w:line="240" w:lineRule="auto"/>
        <w:ind w:left="480" w:hanging="480"/>
        <w:jc w:val="left"/>
        <w:rPr>
          <w:rFonts w:ascii="Times" w:hAnsi="Times"/>
          <w:kern w:val="0"/>
          <w:sz w:val="20"/>
          <w:szCs w:val="20"/>
        </w:rPr>
      </w:pPr>
      <w:proofErr w:type="spellStart"/>
      <w:r w:rsidRPr="008F6346">
        <w:rPr>
          <w:rFonts w:ascii="Times" w:hAnsi="Times"/>
          <w:kern w:val="0"/>
          <w:sz w:val="20"/>
          <w:szCs w:val="20"/>
        </w:rPr>
        <w:t>Hoferick</w:t>
      </w:r>
      <w:proofErr w:type="spellEnd"/>
      <w:r w:rsidRPr="008F6346">
        <w:rPr>
          <w:rFonts w:ascii="Times" w:hAnsi="Times"/>
          <w:kern w:val="0"/>
          <w:sz w:val="20"/>
          <w:szCs w:val="20"/>
        </w:rPr>
        <w:t xml:space="preserve">, S. (2014). </w:t>
      </w:r>
      <w:r w:rsidRPr="008F6346">
        <w:rPr>
          <w:rFonts w:ascii="Times" w:hAnsi="Times"/>
          <w:i/>
          <w:iCs/>
          <w:kern w:val="0"/>
          <w:sz w:val="20"/>
          <w:szCs w:val="20"/>
        </w:rPr>
        <w:t xml:space="preserve">Konzeption einer kontextsensitiven </w:t>
      </w:r>
      <w:proofErr w:type="spellStart"/>
      <w:r w:rsidRPr="008F6346">
        <w:rPr>
          <w:rFonts w:ascii="Times" w:hAnsi="Times"/>
          <w:i/>
          <w:iCs/>
          <w:kern w:val="0"/>
          <w:sz w:val="20"/>
          <w:szCs w:val="20"/>
        </w:rPr>
        <w:t>Tablet</w:t>
      </w:r>
      <w:proofErr w:type="spellEnd"/>
      <w:r w:rsidRPr="008F6346">
        <w:rPr>
          <w:rFonts w:ascii="Times" w:hAnsi="Times"/>
          <w:i/>
          <w:iCs/>
          <w:kern w:val="0"/>
          <w:sz w:val="20"/>
          <w:szCs w:val="20"/>
        </w:rPr>
        <w:t>-Anwendung zur Unterstützung von wissenschaf</w:t>
      </w:r>
      <w:r w:rsidRPr="008F6346">
        <w:rPr>
          <w:rFonts w:ascii="Times" w:hAnsi="Times"/>
          <w:i/>
          <w:iCs/>
          <w:kern w:val="0"/>
          <w:sz w:val="20"/>
          <w:szCs w:val="20"/>
        </w:rPr>
        <w:t>t</w:t>
      </w:r>
      <w:r w:rsidRPr="008F6346">
        <w:rPr>
          <w:rFonts w:ascii="Times" w:hAnsi="Times"/>
          <w:i/>
          <w:iCs/>
          <w:kern w:val="0"/>
          <w:sz w:val="20"/>
          <w:szCs w:val="20"/>
        </w:rPr>
        <w:t>lichen Konferenzen</w:t>
      </w:r>
      <w:r w:rsidRPr="008F6346">
        <w:rPr>
          <w:rFonts w:ascii="Times" w:hAnsi="Times"/>
          <w:kern w:val="0"/>
          <w:sz w:val="20"/>
          <w:szCs w:val="20"/>
        </w:rPr>
        <w:t xml:space="preserve">. (P. </w:t>
      </w:r>
      <w:proofErr w:type="spellStart"/>
      <w:r w:rsidRPr="008F6346">
        <w:rPr>
          <w:rFonts w:ascii="Times" w:hAnsi="Times"/>
          <w:kern w:val="0"/>
          <w:sz w:val="20"/>
          <w:szCs w:val="20"/>
        </w:rPr>
        <w:t>Lachenmaier</w:t>
      </w:r>
      <w:proofErr w:type="spellEnd"/>
      <w:r w:rsidRPr="008F6346">
        <w:rPr>
          <w:rFonts w:ascii="Times" w:hAnsi="Times"/>
          <w:kern w:val="0"/>
          <w:sz w:val="20"/>
          <w:szCs w:val="20"/>
        </w:rPr>
        <w:t>, Ed.). Universität der Bundeswehr München.</w:t>
      </w:r>
    </w:p>
    <w:p w14:paraId="4C7B6355" w14:textId="5815B5AB" w:rsidR="00417BD2" w:rsidRDefault="00417BD2" w:rsidP="00417BD2">
      <w:pPr>
        <w:pStyle w:val="StandardWeb"/>
        <w:ind w:left="480" w:hanging="480"/>
      </w:pPr>
      <w:r>
        <w:t xml:space="preserve">Google Inc. (2015). </w:t>
      </w:r>
      <w:proofErr w:type="spellStart"/>
      <w:r>
        <w:t>Android</w:t>
      </w:r>
      <w:proofErr w:type="spellEnd"/>
      <w:r>
        <w:t xml:space="preserve"> API Guides User Interface. </w:t>
      </w:r>
      <w:proofErr w:type="spellStart"/>
      <w:r>
        <w:t>Retrieved</w:t>
      </w:r>
      <w:proofErr w:type="spellEnd"/>
      <w:r>
        <w:t xml:space="preserve"> </w:t>
      </w:r>
      <w:proofErr w:type="spellStart"/>
      <w:r>
        <w:t>January</w:t>
      </w:r>
      <w:proofErr w:type="spellEnd"/>
      <w:r>
        <w:t xml:space="preserve"> 09, 2015, </w:t>
      </w:r>
      <w:proofErr w:type="spellStart"/>
      <w:r>
        <w:t>from</w:t>
      </w:r>
      <w:proofErr w:type="spellEnd"/>
      <w:r>
        <w:t xml:space="preserve"> </w:t>
      </w:r>
      <w:hyperlink r:id="rId34" w:history="1">
        <w:r w:rsidR="00A4451C" w:rsidRPr="00881F78">
          <w:rPr>
            <w:rStyle w:val="Link"/>
          </w:rPr>
          <w:t>http://developer.android.com/guide/topics/ui/index.html</w:t>
        </w:r>
      </w:hyperlink>
    </w:p>
    <w:p w14:paraId="603B91C7" w14:textId="517BFB91" w:rsidR="00A4451C" w:rsidRDefault="00A4451C" w:rsidP="00A4451C">
      <w:pPr>
        <w:spacing w:before="100" w:beforeAutospacing="1" w:after="100" w:afterAutospacing="1" w:line="240" w:lineRule="auto"/>
        <w:ind w:left="480" w:hanging="480"/>
        <w:jc w:val="left"/>
        <w:rPr>
          <w:rFonts w:ascii="Times" w:hAnsi="Times"/>
          <w:kern w:val="0"/>
          <w:sz w:val="20"/>
          <w:szCs w:val="20"/>
        </w:rPr>
      </w:pPr>
      <w:r w:rsidRPr="00A4451C">
        <w:rPr>
          <w:rFonts w:ascii="Times" w:hAnsi="Times"/>
          <w:kern w:val="0"/>
          <w:sz w:val="20"/>
          <w:szCs w:val="20"/>
        </w:rPr>
        <w:t>Google Inc. (2015</w:t>
      </w:r>
      <w:r>
        <w:rPr>
          <w:rFonts w:ascii="Times" w:hAnsi="Times"/>
          <w:kern w:val="0"/>
          <w:sz w:val="20"/>
          <w:szCs w:val="20"/>
        </w:rPr>
        <w:t>b</w:t>
      </w:r>
      <w:r w:rsidRPr="00A4451C">
        <w:rPr>
          <w:rFonts w:ascii="Times" w:hAnsi="Times"/>
          <w:kern w:val="0"/>
          <w:sz w:val="20"/>
          <w:szCs w:val="20"/>
        </w:rPr>
        <w:t xml:space="preserve">). </w:t>
      </w:r>
      <w:proofErr w:type="spellStart"/>
      <w:r w:rsidRPr="00A4451C">
        <w:rPr>
          <w:rFonts w:ascii="Times" w:hAnsi="Times"/>
          <w:kern w:val="0"/>
          <w:sz w:val="20"/>
          <w:szCs w:val="20"/>
        </w:rPr>
        <w:t>Android</w:t>
      </w:r>
      <w:proofErr w:type="spellEnd"/>
      <w:r w:rsidRPr="00A4451C">
        <w:rPr>
          <w:rFonts w:ascii="Times" w:hAnsi="Times"/>
          <w:kern w:val="0"/>
          <w:sz w:val="20"/>
          <w:szCs w:val="20"/>
        </w:rPr>
        <w:t xml:space="preserve"> API Guides </w:t>
      </w:r>
      <w:proofErr w:type="spellStart"/>
      <w:r w:rsidRPr="00A4451C">
        <w:rPr>
          <w:rFonts w:ascii="Times" w:hAnsi="Times"/>
          <w:kern w:val="0"/>
          <w:sz w:val="20"/>
          <w:szCs w:val="20"/>
        </w:rPr>
        <w:t>Activities</w:t>
      </w:r>
      <w:proofErr w:type="spellEnd"/>
      <w:r w:rsidRPr="00A4451C">
        <w:rPr>
          <w:rFonts w:ascii="Times" w:hAnsi="Times"/>
          <w:kern w:val="0"/>
          <w:sz w:val="20"/>
          <w:szCs w:val="20"/>
        </w:rPr>
        <w:t xml:space="preserve">. </w:t>
      </w:r>
      <w:proofErr w:type="spellStart"/>
      <w:r w:rsidRPr="00A4451C">
        <w:rPr>
          <w:rFonts w:ascii="Times" w:hAnsi="Times"/>
          <w:kern w:val="0"/>
          <w:sz w:val="20"/>
          <w:szCs w:val="20"/>
        </w:rPr>
        <w:t>Retrieved</w:t>
      </w:r>
      <w:proofErr w:type="spellEnd"/>
      <w:r w:rsidRPr="00A4451C">
        <w:rPr>
          <w:rFonts w:ascii="Times" w:hAnsi="Times"/>
          <w:kern w:val="0"/>
          <w:sz w:val="20"/>
          <w:szCs w:val="20"/>
        </w:rPr>
        <w:t xml:space="preserve"> </w:t>
      </w:r>
      <w:proofErr w:type="spellStart"/>
      <w:r w:rsidRPr="00A4451C">
        <w:rPr>
          <w:rFonts w:ascii="Times" w:hAnsi="Times"/>
          <w:kern w:val="0"/>
          <w:sz w:val="20"/>
          <w:szCs w:val="20"/>
        </w:rPr>
        <w:t>January</w:t>
      </w:r>
      <w:proofErr w:type="spellEnd"/>
      <w:r w:rsidRPr="00A4451C">
        <w:rPr>
          <w:rFonts w:ascii="Times" w:hAnsi="Times"/>
          <w:kern w:val="0"/>
          <w:sz w:val="20"/>
          <w:szCs w:val="20"/>
        </w:rPr>
        <w:t xml:space="preserve"> 10, 2015, </w:t>
      </w:r>
      <w:proofErr w:type="spellStart"/>
      <w:r w:rsidRPr="00A4451C">
        <w:rPr>
          <w:rFonts w:ascii="Times" w:hAnsi="Times"/>
          <w:kern w:val="0"/>
          <w:sz w:val="20"/>
          <w:szCs w:val="20"/>
        </w:rPr>
        <w:t>from</w:t>
      </w:r>
      <w:proofErr w:type="spellEnd"/>
      <w:r w:rsidRPr="00A4451C">
        <w:rPr>
          <w:rFonts w:ascii="Times" w:hAnsi="Times"/>
          <w:kern w:val="0"/>
          <w:sz w:val="20"/>
          <w:szCs w:val="20"/>
        </w:rPr>
        <w:t xml:space="preserve"> </w:t>
      </w:r>
      <w:hyperlink r:id="rId35" w:history="1">
        <w:r w:rsidR="005A656C" w:rsidRPr="00881F78">
          <w:rPr>
            <w:rStyle w:val="Link"/>
            <w:rFonts w:ascii="Times" w:hAnsi="Times"/>
            <w:kern w:val="0"/>
            <w:sz w:val="20"/>
            <w:szCs w:val="20"/>
          </w:rPr>
          <w:t>http://developer.android.com/guide/components/activities.html</w:t>
        </w:r>
      </w:hyperlink>
    </w:p>
    <w:p w14:paraId="2297ECE0" w14:textId="396720C5" w:rsidR="005A656C" w:rsidRPr="005A656C" w:rsidRDefault="005A656C" w:rsidP="005A656C">
      <w:pPr>
        <w:spacing w:before="100" w:beforeAutospacing="1" w:after="100" w:afterAutospacing="1" w:line="240" w:lineRule="auto"/>
        <w:ind w:left="480" w:hanging="480"/>
        <w:jc w:val="left"/>
        <w:rPr>
          <w:rFonts w:ascii="Times" w:hAnsi="Times"/>
          <w:kern w:val="0"/>
          <w:sz w:val="20"/>
          <w:szCs w:val="20"/>
        </w:rPr>
      </w:pPr>
      <w:r w:rsidRPr="005A656C">
        <w:rPr>
          <w:rFonts w:ascii="Times" w:hAnsi="Times"/>
          <w:kern w:val="0"/>
          <w:sz w:val="20"/>
          <w:szCs w:val="20"/>
        </w:rPr>
        <w:t>Microsoft Corporation. (2014</w:t>
      </w:r>
      <w:r>
        <w:rPr>
          <w:rFonts w:ascii="Times" w:hAnsi="Times"/>
          <w:kern w:val="0"/>
          <w:sz w:val="20"/>
          <w:szCs w:val="20"/>
        </w:rPr>
        <w:t>b</w:t>
      </w:r>
      <w:r w:rsidRPr="005A656C">
        <w:rPr>
          <w:rFonts w:ascii="Times" w:hAnsi="Times"/>
          <w:kern w:val="0"/>
          <w:sz w:val="20"/>
          <w:szCs w:val="20"/>
        </w:rPr>
        <w:t xml:space="preserve">). </w:t>
      </w:r>
      <w:proofErr w:type="spellStart"/>
      <w:r w:rsidRPr="005A656C">
        <w:rPr>
          <w:rFonts w:ascii="Times" w:hAnsi="Times"/>
          <w:kern w:val="0"/>
          <w:sz w:val="20"/>
          <w:szCs w:val="20"/>
        </w:rPr>
        <w:t>Implementing</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the</w:t>
      </w:r>
      <w:proofErr w:type="spellEnd"/>
      <w:r w:rsidRPr="005A656C">
        <w:rPr>
          <w:rFonts w:ascii="Times" w:hAnsi="Times"/>
          <w:kern w:val="0"/>
          <w:sz w:val="20"/>
          <w:szCs w:val="20"/>
        </w:rPr>
        <w:t xml:space="preserve"> Model-View-</w:t>
      </w:r>
      <w:proofErr w:type="spellStart"/>
      <w:r w:rsidRPr="005A656C">
        <w:rPr>
          <w:rFonts w:ascii="Times" w:hAnsi="Times"/>
          <w:kern w:val="0"/>
          <w:sz w:val="20"/>
          <w:szCs w:val="20"/>
        </w:rPr>
        <w:t>ViewModel</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pattern</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for</w:t>
      </w:r>
      <w:proofErr w:type="spellEnd"/>
      <w:r w:rsidRPr="005A656C">
        <w:rPr>
          <w:rFonts w:ascii="Times" w:hAnsi="Times"/>
          <w:kern w:val="0"/>
          <w:sz w:val="20"/>
          <w:szCs w:val="20"/>
        </w:rPr>
        <w:t xml:space="preserve"> Windows Phone 8. </w:t>
      </w:r>
      <w:proofErr w:type="spellStart"/>
      <w:r w:rsidRPr="005A656C">
        <w:rPr>
          <w:rFonts w:ascii="Times" w:hAnsi="Times"/>
          <w:kern w:val="0"/>
          <w:sz w:val="20"/>
          <w:szCs w:val="20"/>
        </w:rPr>
        <w:t>Re</w:t>
      </w:r>
      <w:r w:rsidRPr="005A656C">
        <w:rPr>
          <w:rFonts w:ascii="Times" w:hAnsi="Times"/>
          <w:kern w:val="0"/>
          <w:sz w:val="20"/>
          <w:szCs w:val="20"/>
        </w:rPr>
        <w:t>t</w:t>
      </w:r>
      <w:r w:rsidRPr="005A656C">
        <w:rPr>
          <w:rFonts w:ascii="Times" w:hAnsi="Times"/>
          <w:kern w:val="0"/>
          <w:sz w:val="20"/>
          <w:szCs w:val="20"/>
        </w:rPr>
        <w:t>rieved</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January</w:t>
      </w:r>
      <w:proofErr w:type="spellEnd"/>
      <w:r w:rsidRPr="005A656C">
        <w:rPr>
          <w:rFonts w:ascii="Times" w:hAnsi="Times"/>
          <w:kern w:val="0"/>
          <w:sz w:val="20"/>
          <w:szCs w:val="20"/>
        </w:rPr>
        <w:t xml:space="preserve"> 10, 2015, </w:t>
      </w:r>
      <w:proofErr w:type="spellStart"/>
      <w:r w:rsidRPr="005A656C">
        <w:rPr>
          <w:rFonts w:ascii="Times" w:hAnsi="Times"/>
          <w:kern w:val="0"/>
          <w:sz w:val="20"/>
          <w:szCs w:val="20"/>
        </w:rPr>
        <w:t>from</w:t>
      </w:r>
      <w:proofErr w:type="spellEnd"/>
      <w:r w:rsidRPr="005A656C">
        <w:rPr>
          <w:rFonts w:ascii="Times" w:hAnsi="Times"/>
          <w:kern w:val="0"/>
          <w:sz w:val="20"/>
          <w:szCs w:val="20"/>
        </w:rPr>
        <w:t xml:space="preserve"> http://msdn.microsoft.com/en-us/library/windows/apps/gg521153(v=vs.105).aspx</w:t>
      </w:r>
    </w:p>
    <w:p w14:paraId="19467693" w14:textId="349E8FD1" w:rsidR="00F85725" w:rsidRPr="00F85725" w:rsidRDefault="00417BD2" w:rsidP="00417BD2">
      <w:pPr>
        <w:spacing w:before="100" w:beforeAutospacing="1" w:after="100" w:afterAutospacing="1" w:line="240" w:lineRule="auto"/>
        <w:ind w:left="480" w:hanging="480"/>
        <w:jc w:val="left"/>
        <w:rPr>
          <w:rFonts w:ascii="Times" w:hAnsi="Times"/>
          <w:kern w:val="0"/>
          <w:sz w:val="20"/>
          <w:szCs w:val="20"/>
        </w:rPr>
      </w:pPr>
      <w:r w:rsidRPr="00F85725">
        <w:rPr>
          <w:rFonts w:ascii="Times" w:hAnsi="Times"/>
          <w:kern w:val="0"/>
          <w:sz w:val="20"/>
          <w:szCs w:val="20"/>
        </w:rPr>
        <w:t xml:space="preserve"> </w:t>
      </w:r>
      <w:r w:rsidR="00F85725" w:rsidRPr="00F85725">
        <w:rPr>
          <w:rFonts w:ascii="Times" w:hAnsi="Times"/>
          <w:kern w:val="0"/>
          <w:sz w:val="20"/>
          <w:szCs w:val="20"/>
        </w:rPr>
        <w:t xml:space="preserve">Microsoft Corporation. (2015). User Interface </w:t>
      </w:r>
      <w:proofErr w:type="spellStart"/>
      <w:r w:rsidR="00F85725" w:rsidRPr="00F85725">
        <w:rPr>
          <w:rFonts w:ascii="Times" w:hAnsi="Times"/>
          <w:kern w:val="0"/>
          <w:sz w:val="20"/>
          <w:szCs w:val="20"/>
        </w:rPr>
        <w:t>for</w:t>
      </w:r>
      <w:proofErr w:type="spellEnd"/>
      <w:r w:rsidR="00F85725" w:rsidRPr="00F85725">
        <w:rPr>
          <w:rFonts w:ascii="Times" w:hAnsi="Times"/>
          <w:kern w:val="0"/>
          <w:sz w:val="20"/>
          <w:szCs w:val="20"/>
        </w:rPr>
        <w:t xml:space="preserve"> Windows Phone 8. </w:t>
      </w:r>
      <w:proofErr w:type="spellStart"/>
      <w:r w:rsidR="00F85725" w:rsidRPr="00F85725">
        <w:rPr>
          <w:rFonts w:ascii="Times" w:hAnsi="Times"/>
          <w:kern w:val="0"/>
          <w:sz w:val="20"/>
          <w:szCs w:val="20"/>
        </w:rPr>
        <w:t>Retrieved</w:t>
      </w:r>
      <w:proofErr w:type="spellEnd"/>
      <w:r w:rsidR="00F85725" w:rsidRPr="00F85725">
        <w:rPr>
          <w:rFonts w:ascii="Times" w:hAnsi="Times"/>
          <w:kern w:val="0"/>
          <w:sz w:val="20"/>
          <w:szCs w:val="20"/>
        </w:rPr>
        <w:t xml:space="preserve"> </w:t>
      </w:r>
      <w:proofErr w:type="spellStart"/>
      <w:r w:rsidR="00F85725" w:rsidRPr="00F85725">
        <w:rPr>
          <w:rFonts w:ascii="Times" w:hAnsi="Times"/>
          <w:kern w:val="0"/>
          <w:sz w:val="20"/>
          <w:szCs w:val="20"/>
        </w:rPr>
        <w:t>January</w:t>
      </w:r>
      <w:proofErr w:type="spellEnd"/>
      <w:r w:rsidR="00F85725" w:rsidRPr="00F85725">
        <w:rPr>
          <w:rFonts w:ascii="Times" w:hAnsi="Times"/>
          <w:kern w:val="0"/>
          <w:sz w:val="20"/>
          <w:szCs w:val="20"/>
        </w:rPr>
        <w:t xml:space="preserve"> 09, 2015, </w:t>
      </w:r>
      <w:proofErr w:type="spellStart"/>
      <w:r w:rsidR="00F85725" w:rsidRPr="00F85725">
        <w:rPr>
          <w:rFonts w:ascii="Times" w:hAnsi="Times"/>
          <w:kern w:val="0"/>
          <w:sz w:val="20"/>
          <w:szCs w:val="20"/>
        </w:rPr>
        <w:t>from</w:t>
      </w:r>
      <w:proofErr w:type="spellEnd"/>
      <w:r w:rsidR="00F85725" w:rsidRPr="00F85725">
        <w:rPr>
          <w:rFonts w:ascii="Times" w:hAnsi="Times"/>
          <w:kern w:val="0"/>
          <w:sz w:val="20"/>
          <w:szCs w:val="20"/>
        </w:rPr>
        <w:t xml:space="preserve"> http://msdn.microsoft.com/en-us/library/windows/apps/ff967556(v=vs.105).aspx</w:t>
      </w:r>
    </w:p>
    <w:p w14:paraId="46C75F56" w14:textId="7B3E1F5F" w:rsidR="00F85725" w:rsidRPr="00F85725" w:rsidRDefault="00F85725" w:rsidP="00F85725">
      <w:pPr>
        <w:spacing w:before="100" w:beforeAutospacing="1" w:after="100" w:afterAutospacing="1" w:line="240" w:lineRule="auto"/>
        <w:ind w:left="480" w:hanging="480"/>
        <w:jc w:val="left"/>
        <w:rPr>
          <w:rFonts w:ascii="Times" w:hAnsi="Times"/>
          <w:kern w:val="0"/>
          <w:sz w:val="20"/>
          <w:szCs w:val="20"/>
        </w:rPr>
      </w:pPr>
    </w:p>
    <w:p w14:paraId="32EADAE7" w14:textId="77777777" w:rsidR="00E618A2" w:rsidRPr="00C35309" w:rsidRDefault="00E618A2" w:rsidP="00E618A2"/>
    <w:p w14:paraId="76DCA03D" w14:textId="77777777" w:rsidR="00C35309" w:rsidRPr="00E618A2" w:rsidRDefault="00C35309" w:rsidP="00E618A2"/>
    <w:sectPr w:rsidR="00C35309" w:rsidRPr="00E618A2" w:rsidSect="00B30A5C">
      <w:headerReference w:type="default" r:id="rId36"/>
      <w:pgSz w:w="11906" w:h="16838" w:code="9"/>
      <w:pgMar w:top="1332" w:right="1134" w:bottom="1701" w:left="1701" w:header="851" w:footer="56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Edmund Senkleiter" w:date="2015-01-10T11:10:00Z" w:initials="ES">
    <w:p w14:paraId="43562103" w14:textId="7B080F9D" w:rsidR="006946F7" w:rsidRDefault="006946F7">
      <w:pPr>
        <w:pStyle w:val="Kommentartext"/>
      </w:pPr>
      <w:r>
        <w:rPr>
          <w:rStyle w:val="Kommentarzeichen"/>
        </w:rPr>
        <w:annotationRef/>
      </w:r>
      <w:r>
        <w:t xml:space="preserve">Nach Formatvorlage wird alles als Abbildung beschriftet.. Tabellen werden im </w:t>
      </w:r>
      <w:proofErr w:type="spellStart"/>
      <w:r>
        <w:t>A</w:t>
      </w:r>
      <w:r>
        <w:t>b</w:t>
      </w:r>
      <w:r>
        <w:t>bildverz</w:t>
      </w:r>
      <w:proofErr w:type="spellEnd"/>
      <w:r>
        <w:t xml:space="preserve"> nicht aufgeführt? </w:t>
      </w:r>
    </w:p>
  </w:comment>
  <w:comment w:id="35" w:author="Peter Lachenmaier" w:date="2015-01-10T11:09:00Z" w:initials="PL">
    <w:p w14:paraId="76970E1B" w14:textId="6F0C2792" w:rsidR="006946F7" w:rsidRDefault="006946F7">
      <w:pPr>
        <w:pStyle w:val="Kommentartext"/>
      </w:pPr>
      <w:r>
        <w:rPr>
          <w:rStyle w:val="Kommentarzeichen"/>
        </w:rPr>
        <w:annotationRef/>
      </w:r>
      <w:r>
        <w:t>Tabellen sollten auch als Tabe</w:t>
      </w:r>
      <w:r>
        <w:t>l</w:t>
      </w:r>
      <w:r>
        <w:t xml:space="preserve">len beschriftet sein. Normalerweise immer über der Tabelle und </w:t>
      </w:r>
      <w:proofErr w:type="spellStart"/>
      <w:r>
        <w:t>Abbildungn</w:t>
      </w:r>
      <w:proofErr w:type="spellEnd"/>
      <w:r>
        <w:t xml:space="preserve"> darunter </w:t>
      </w:r>
    </w:p>
  </w:comment>
  <w:comment w:id="46" w:author="Peter Lachenmaier" w:date="2015-01-09T16:33:00Z" w:initials="PL">
    <w:p w14:paraId="6AC6F661" w14:textId="0FD88BC4" w:rsidR="006946F7" w:rsidRDefault="006946F7">
      <w:pPr>
        <w:pStyle w:val="Kommentartext"/>
      </w:pPr>
      <w:r>
        <w:rPr>
          <w:rStyle w:val="Kommentarzeichen"/>
        </w:rPr>
        <w:annotationRef/>
      </w:r>
      <w:r>
        <w:t>Hier findest du bestimmt eine Quelle, die sagt, dass das die häufigsten Elemente plattformübergreifend sind oder so ähnlich ... PROBLEM hier! Nichts gefunden LÖSUNG: Ve</w:t>
      </w:r>
      <w:r>
        <w:t>r</w:t>
      </w:r>
      <w:r>
        <w:t xml:space="preserve">weis auf UI Dokumentation -&gt; meine </w:t>
      </w:r>
      <w:proofErr w:type="spellStart"/>
      <w:r>
        <w:t>eigenleistung</w:t>
      </w:r>
      <w:proofErr w:type="spellEnd"/>
      <w:r>
        <w:t xml:space="preserve"> zu sehen , dass jede Plattform diese Elemente ve</w:t>
      </w:r>
      <w:r>
        <w:t>r</w:t>
      </w:r>
      <w:r>
        <w:t xml:space="preserve">wendet! Festigung dieses Entwurfs durch Beispiel Setting App! </w:t>
      </w:r>
    </w:p>
  </w:comment>
  <w:comment w:id="47" w:author="Edmund Senkleiter" w:date="2015-01-09T17:26:00Z" w:initials="ES">
    <w:p w14:paraId="0E5B9B43" w14:textId="6053EE86" w:rsidR="006946F7" w:rsidRDefault="006946F7">
      <w:pPr>
        <w:pStyle w:val="Kommentartext"/>
      </w:pPr>
      <w:ins w:id="48" w:author="Edmund Senkleiter" w:date="2015-01-09T17:26:00Z">
        <w:r>
          <w:rPr>
            <w:rStyle w:val="Kommentarzeichen"/>
          </w:rPr>
          <w:annotationRef/>
        </w:r>
      </w:ins>
      <w:r>
        <w:t xml:space="preserve">Quellenangabe Problem: Bild </w:t>
      </w:r>
      <w:proofErr w:type="spellStart"/>
      <w:r>
        <w:t>Andorid</w:t>
      </w:r>
      <w:proofErr w:type="spellEnd"/>
      <w:r>
        <w:t xml:space="preserve"> und WP aus </w:t>
      </w:r>
      <w:proofErr w:type="spellStart"/>
      <w:r>
        <w:t>Goolge</w:t>
      </w:r>
      <w:proofErr w:type="spellEnd"/>
      <w:r>
        <w:t xml:space="preserve"> Bilder -&gt; Wie Que</w:t>
      </w:r>
      <w:r>
        <w:t>l</w:t>
      </w:r>
      <w:r>
        <w:t>lenangabe?</w:t>
      </w:r>
    </w:p>
  </w:comment>
  <w:comment w:id="50" w:author="Peter Lachenmaier" w:date="2015-01-09T17:20:00Z" w:initials="PL">
    <w:p w14:paraId="7B878E02" w14:textId="6AE51DF7" w:rsidR="006946F7" w:rsidRDefault="006946F7">
      <w:pPr>
        <w:pStyle w:val="Kommentartext"/>
      </w:pPr>
      <w:r>
        <w:rPr>
          <w:rStyle w:val="Kommentarzeichen"/>
        </w:rPr>
        <w:annotationRef/>
      </w:r>
      <w:r>
        <w:t xml:space="preserve">Spätestens hier brauchst du </w:t>
      </w:r>
      <w:proofErr w:type="spellStart"/>
      <w:r>
        <w:t>irgenwie</w:t>
      </w:r>
      <w:proofErr w:type="spellEnd"/>
      <w:r>
        <w:t xml:space="preserve"> Screenshots bzw. UI Zeichnungen mit d</w:t>
      </w:r>
      <w:r>
        <w:t>e</w:t>
      </w:r>
      <w:r>
        <w:t>nen du den Ablauf und Aufbau beschreibst.</w:t>
      </w:r>
    </w:p>
    <w:p w14:paraId="33D465B5" w14:textId="764E8FD7" w:rsidR="006946F7" w:rsidRDefault="006946F7">
      <w:pPr>
        <w:pStyle w:val="Kommentartext"/>
      </w:pPr>
      <w:r>
        <w:t>GELÖST über Querverweis, denke das reicht!?</w:t>
      </w:r>
    </w:p>
  </w:comment>
  <w:comment w:id="54" w:author="Edmund Senkleiter" w:date="2015-01-11T10:27:00Z" w:initials="ES">
    <w:p w14:paraId="36D20723" w14:textId="6F96C8AE" w:rsidR="006946F7" w:rsidRDefault="006946F7">
      <w:pPr>
        <w:pStyle w:val="Kommentartext"/>
      </w:pPr>
      <w:r>
        <w:rPr>
          <w:rStyle w:val="Kommentarzeichen"/>
        </w:rPr>
        <w:annotationRef/>
      </w:r>
      <w:proofErr w:type="spellStart"/>
      <w:r>
        <w:t>autoLoadView</w:t>
      </w:r>
      <w:proofErr w:type="spellEnd"/>
      <w:r>
        <w:t xml:space="preserve"> ändern</w:t>
      </w:r>
    </w:p>
    <w:p w14:paraId="74A4C141" w14:textId="77777777" w:rsidR="006946F7" w:rsidRDefault="006946F7">
      <w:pPr>
        <w:pStyle w:val="Kommentartext"/>
      </w:pPr>
    </w:p>
  </w:comment>
  <w:comment w:id="118" w:author="Edmund Senkleiter" w:date="2015-01-08T19:34:00Z" w:initials="ES">
    <w:p w14:paraId="6AA93062" w14:textId="03F73BFE" w:rsidR="006946F7" w:rsidRDefault="006946F7">
      <w:pPr>
        <w:pStyle w:val="Kommentartext"/>
      </w:pPr>
      <w:ins w:id="119" w:author="Edmund Senkleiter" w:date="2015-01-08T19:34:00Z">
        <w:r>
          <w:rPr>
            <w:rStyle w:val="Kommentarzeichen"/>
          </w:rPr>
          <w:annotationRef/>
        </w:r>
      </w:ins>
      <w:r>
        <w:t xml:space="preserve">Quelle ?? Ich </w:t>
      </w:r>
      <w:proofErr w:type="spellStart"/>
      <w:r>
        <w:t>weiss</w:t>
      </w:r>
      <w:proofErr w:type="spellEnd"/>
      <w:r>
        <w:t xml:space="preserve"> nur das es so ist</w:t>
      </w:r>
    </w:p>
  </w:comment>
  <w:comment w:id="122" w:author="Edmund Senkleiter" w:date="2015-01-08T18:41:00Z" w:initials="ES">
    <w:p w14:paraId="40B6487D" w14:textId="3DA3EC90" w:rsidR="006946F7" w:rsidRDefault="006946F7">
      <w:pPr>
        <w:pStyle w:val="Kommentartext"/>
      </w:pPr>
      <w:ins w:id="123" w:author="Edmund Senkleiter" w:date="2015-01-08T18:41:00Z">
        <w:r>
          <w:rPr>
            <w:rStyle w:val="Kommentarzeichen"/>
          </w:rPr>
          <w:annotationRef/>
        </w:r>
      </w:ins>
      <w:r>
        <w:t xml:space="preserve">Wofür steht </w:t>
      </w:r>
      <w:proofErr w:type="spellStart"/>
      <w:r>
        <w:t>wrap</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086A9" w14:textId="77777777" w:rsidR="006946F7" w:rsidRDefault="006946F7" w:rsidP="00563C8E">
      <w:pPr>
        <w:pStyle w:val="DeckblattTitel"/>
      </w:pPr>
      <w:r>
        <w:separator/>
      </w:r>
    </w:p>
    <w:p w14:paraId="6DBAE0C7" w14:textId="77777777" w:rsidR="006946F7" w:rsidRDefault="006946F7"/>
    <w:p w14:paraId="354E14E6" w14:textId="77777777" w:rsidR="006946F7" w:rsidRDefault="006946F7"/>
  </w:endnote>
  <w:endnote w:type="continuationSeparator" w:id="0">
    <w:p w14:paraId="6C9D92C6" w14:textId="77777777" w:rsidR="006946F7" w:rsidRDefault="006946F7" w:rsidP="00563C8E">
      <w:pPr>
        <w:pStyle w:val="DeckblattTitel"/>
      </w:pPr>
      <w:r>
        <w:continuationSeparator/>
      </w:r>
    </w:p>
    <w:p w14:paraId="7414AFFC" w14:textId="77777777" w:rsidR="006946F7" w:rsidRDefault="006946F7"/>
    <w:p w14:paraId="58B052B4" w14:textId="77777777" w:rsidR="006946F7" w:rsidRDefault="00694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24D13" w14:textId="77777777" w:rsidR="006946F7" w:rsidRDefault="006946F7">
      <w:r>
        <w:separator/>
      </w:r>
    </w:p>
  </w:footnote>
  <w:footnote w:type="continuationSeparator" w:id="0">
    <w:p w14:paraId="78D14E98" w14:textId="77777777" w:rsidR="006946F7" w:rsidRDefault="006946F7" w:rsidP="00563C8E">
      <w:pPr>
        <w:pStyle w:val="DeckblattTitel"/>
      </w:pPr>
      <w:r>
        <w:continuationSeparator/>
      </w:r>
    </w:p>
    <w:p w14:paraId="10C11DD6" w14:textId="77777777" w:rsidR="006946F7" w:rsidRDefault="006946F7"/>
    <w:p w14:paraId="5BA2594E" w14:textId="77777777" w:rsidR="006946F7" w:rsidRDefault="006946F7"/>
  </w:footnote>
  <w:footnote w:id="1">
    <w:p w14:paraId="3B6A40D4" w14:textId="4FC4E7C2" w:rsidR="006946F7" w:rsidRDefault="006946F7">
      <w:pPr>
        <w:pStyle w:val="Funotentext"/>
      </w:pPr>
      <w:r>
        <w:rPr>
          <w:rStyle w:val="Funotenzeichen"/>
        </w:rPr>
        <w:footnoteRef/>
      </w:r>
      <w:r>
        <w:t xml:space="preserve"> </w:t>
      </w:r>
      <w:r w:rsidRPr="004C617F">
        <w:t>http://phonegap.com</w:t>
      </w:r>
    </w:p>
  </w:footnote>
  <w:footnote w:id="2">
    <w:p w14:paraId="4E448E15" w14:textId="2A737888" w:rsidR="006946F7" w:rsidRDefault="006946F7">
      <w:pPr>
        <w:pStyle w:val="Funotentext"/>
      </w:pPr>
      <w:r>
        <w:rPr>
          <w:rStyle w:val="Funotenzeichen"/>
        </w:rPr>
        <w:footnoteRef/>
      </w:r>
      <w:r>
        <w:t xml:space="preserve"> </w:t>
      </w:r>
      <w:r w:rsidRPr="004C617F">
        <w:t>http://www.appcelerator.com/titanium/</w:t>
      </w:r>
    </w:p>
  </w:footnote>
  <w:footnote w:id="3">
    <w:p w14:paraId="473E9F2D" w14:textId="77777777" w:rsidR="006946F7" w:rsidRDefault="006946F7" w:rsidP="00E618A2">
      <w:pPr>
        <w:pStyle w:val="Funotentext"/>
      </w:pPr>
      <w:r>
        <w:rPr>
          <w:rStyle w:val="Funotenzeichen"/>
        </w:rPr>
        <w:footnoteRef/>
      </w:r>
      <w:r>
        <w:t xml:space="preserve"> </w:t>
      </w:r>
      <w:r w:rsidRPr="00ED1E8A">
        <w:t>http://phonegap.com/about/feature/</w:t>
      </w:r>
    </w:p>
  </w:footnote>
  <w:footnote w:id="4">
    <w:p w14:paraId="283E7BDE" w14:textId="77777777" w:rsidR="006946F7" w:rsidRDefault="006946F7" w:rsidP="00E618A2">
      <w:pPr>
        <w:pStyle w:val="Funotentext"/>
      </w:pPr>
      <w:r>
        <w:rPr>
          <w:rStyle w:val="Funotenzeichen"/>
        </w:rPr>
        <w:footnoteRef/>
      </w:r>
      <w:r>
        <w:t xml:space="preserve"> </w:t>
      </w:r>
      <w:r w:rsidRPr="00253B23">
        <w:t>http://www.json.org</w:t>
      </w:r>
    </w:p>
  </w:footnote>
  <w:footnote w:id="5">
    <w:p w14:paraId="0022BAC2" w14:textId="77777777" w:rsidR="006946F7" w:rsidRDefault="006946F7" w:rsidP="00E618A2">
      <w:pPr>
        <w:pStyle w:val="Funotentext"/>
      </w:pPr>
      <w:r>
        <w:rPr>
          <w:rStyle w:val="Funotenzeichen"/>
        </w:rPr>
        <w:footnoteRef/>
      </w:r>
      <w:r>
        <w:t xml:space="preserve"> </w:t>
      </w:r>
      <w:r w:rsidRPr="003A518D">
        <w:t>https://www.whatsapp.com/?l=de</w:t>
      </w:r>
    </w:p>
  </w:footnote>
  <w:footnote w:id="6">
    <w:p w14:paraId="4F63666A" w14:textId="77777777" w:rsidR="006946F7" w:rsidRDefault="006946F7" w:rsidP="00E618A2">
      <w:pPr>
        <w:pStyle w:val="Funotentext"/>
      </w:pPr>
      <w:r>
        <w:rPr>
          <w:rStyle w:val="Funotenzeichen"/>
        </w:rPr>
        <w:footnoteRef/>
      </w:r>
      <w:r>
        <w:t xml:space="preserve"> </w:t>
      </w:r>
      <w:r w:rsidRPr="003A518D">
        <w:t>https://de-de.facebook.com/mobile/</w:t>
      </w:r>
    </w:p>
  </w:footnote>
  <w:footnote w:id="7">
    <w:p w14:paraId="335CC45B" w14:textId="77777777" w:rsidR="006946F7" w:rsidRDefault="006946F7" w:rsidP="00E618A2">
      <w:pPr>
        <w:pStyle w:val="Funotentext"/>
      </w:pPr>
      <w:r>
        <w:rPr>
          <w:rStyle w:val="Funotenzeichen"/>
        </w:rPr>
        <w:footnoteRef/>
      </w:r>
      <w:r>
        <w:t xml:space="preserve"> </w:t>
      </w:r>
      <w:r w:rsidRPr="003A518D">
        <w:t>https://www.apple.com/de/ios/what-is/</w:t>
      </w:r>
    </w:p>
  </w:footnote>
  <w:footnote w:id="8">
    <w:p w14:paraId="167E0881" w14:textId="6635EF57" w:rsidR="006946F7" w:rsidRDefault="006946F7">
      <w:pPr>
        <w:pStyle w:val="Funotentext"/>
      </w:pPr>
      <w:r>
        <w:rPr>
          <w:rStyle w:val="Funotenzeichen"/>
        </w:rPr>
        <w:footnoteRef/>
      </w:r>
      <w:r>
        <w:t xml:space="preserve"> </w:t>
      </w:r>
    </w:p>
  </w:footnote>
  <w:footnote w:id="9">
    <w:p w14:paraId="08E5A2BD" w14:textId="77777777" w:rsidR="006946F7" w:rsidRDefault="006946F7" w:rsidP="00E618A2">
      <w:pPr>
        <w:pStyle w:val="Funotentext"/>
      </w:pPr>
      <w:r>
        <w:rPr>
          <w:rStyle w:val="Funotenzeichen"/>
        </w:rPr>
        <w:footnoteRef/>
      </w:r>
      <w:r>
        <w:t xml:space="preserve"> </w:t>
      </w:r>
      <w:r w:rsidRPr="00CD2319">
        <w:t>https://developer.apple.com/swift/</w:t>
      </w:r>
    </w:p>
  </w:footnote>
  <w:footnote w:id="10">
    <w:p w14:paraId="6CA0F1AB" w14:textId="77777777" w:rsidR="006946F7" w:rsidRDefault="006946F7" w:rsidP="00E618A2">
      <w:pPr>
        <w:pStyle w:val="Funotentext"/>
      </w:pPr>
      <w:r>
        <w:rPr>
          <w:rStyle w:val="Funotenzeichen"/>
        </w:rPr>
        <w:footnoteRef/>
      </w:r>
      <w:r>
        <w:t xml:space="preserve"> </w:t>
      </w:r>
      <w:r w:rsidRPr="009B72DE">
        <w:t>https://developer.apple.com/swift/</w:t>
      </w:r>
    </w:p>
  </w:footnote>
  <w:footnote w:id="11">
    <w:p w14:paraId="7564121F" w14:textId="77777777" w:rsidR="006946F7" w:rsidRDefault="006946F7" w:rsidP="00E618A2">
      <w:pPr>
        <w:pStyle w:val="Funotentext"/>
      </w:pPr>
      <w:r>
        <w:rPr>
          <w:rStyle w:val="Funotenzeichen"/>
        </w:rPr>
        <w:footnoteRef/>
      </w:r>
      <w:r>
        <w:t xml:space="preserve"> </w:t>
      </w:r>
      <w:r w:rsidRPr="00FB18F3">
        <w:t>https://developer.apple.com/library/ios/referencelibrary/GettingStarted/RoadMapiOS/DesignPatterns.html#//apple_ref/doc/uid/TP40011343-CH5-SW1</w:t>
      </w:r>
    </w:p>
  </w:footnote>
  <w:footnote w:id="12">
    <w:p w14:paraId="1B1829C6" w14:textId="77777777" w:rsidR="006946F7" w:rsidRDefault="006946F7" w:rsidP="00E618A2">
      <w:pPr>
        <w:pStyle w:val="Funotentext"/>
      </w:pPr>
      <w:r>
        <w:rPr>
          <w:rStyle w:val="Funotenzeichen"/>
        </w:rPr>
        <w:footnoteRef/>
      </w:r>
      <w:r>
        <w:t xml:space="preserve"> </w:t>
      </w:r>
      <w:r w:rsidRPr="003404F9">
        <w:t>http://restkit.org</w:t>
      </w:r>
    </w:p>
  </w:footnote>
  <w:footnote w:id="13">
    <w:p w14:paraId="104B0059" w14:textId="6ABF7417" w:rsidR="006946F7" w:rsidRDefault="006946F7">
      <w:pPr>
        <w:pStyle w:val="Funotentext"/>
      </w:pPr>
      <w:r>
        <w:rPr>
          <w:rStyle w:val="Funotenzeichen"/>
        </w:rPr>
        <w:footnoteRef/>
      </w:r>
      <w:r>
        <w:t xml:space="preserve"> </w:t>
      </w:r>
      <w:r w:rsidRPr="00394D18">
        <w:t>http://www.pixate.com</w:t>
      </w:r>
    </w:p>
  </w:footnote>
  <w:footnote w:id="14">
    <w:p w14:paraId="06DD7429" w14:textId="76E01F0E" w:rsidR="006946F7" w:rsidRDefault="006946F7">
      <w:pPr>
        <w:pStyle w:val="Funotentext"/>
      </w:pPr>
      <w:r>
        <w:rPr>
          <w:rStyle w:val="Funotenzeichen"/>
        </w:rPr>
        <w:footnoteRef/>
      </w:r>
      <w:r>
        <w:t xml:space="preserve"> </w:t>
      </w:r>
      <w:r w:rsidRPr="00AE2D5F">
        <w:t>http://www.w3.org/Style/CSS/</w:t>
      </w:r>
    </w:p>
  </w:footnote>
  <w:footnote w:id="15">
    <w:p w14:paraId="46A38205" w14:textId="25362C7C" w:rsidR="006946F7" w:rsidRDefault="006946F7">
      <w:pPr>
        <w:pStyle w:val="Funotentext"/>
      </w:pPr>
      <w:r>
        <w:rPr>
          <w:rStyle w:val="Funotenzeichen"/>
        </w:rPr>
        <w:footnoteRef/>
      </w:r>
      <w:r>
        <w:t xml:space="preserve"> </w:t>
      </w:r>
      <w:r w:rsidRPr="00325FE9">
        <w:t>https://www.genmymodel.com</w:t>
      </w:r>
    </w:p>
  </w:footnote>
  <w:footnote w:id="16">
    <w:p w14:paraId="79A80897" w14:textId="69C1C6EB" w:rsidR="006946F7" w:rsidRDefault="006946F7">
      <w:pPr>
        <w:pStyle w:val="Funotentext"/>
      </w:pPr>
      <w:r>
        <w:rPr>
          <w:rStyle w:val="Funotenzeichen"/>
        </w:rPr>
        <w:footnoteRef/>
      </w:r>
      <w:r>
        <w:t xml:space="preserve"> </w:t>
      </w:r>
      <w:r w:rsidRPr="0070085D">
        <w:t>http://restlet.com</w:t>
      </w:r>
    </w:p>
  </w:footnote>
  <w:footnote w:id="17">
    <w:p w14:paraId="35E085F3" w14:textId="1D71C5E3" w:rsidR="006946F7" w:rsidRDefault="006946F7">
      <w:pPr>
        <w:pStyle w:val="Funotentext"/>
      </w:pPr>
      <w:r>
        <w:rPr>
          <w:rStyle w:val="Funotenzeichen"/>
        </w:rPr>
        <w:footnoteRef/>
      </w:r>
      <w:r>
        <w:t xml:space="preserve"> </w:t>
      </w:r>
      <w:r w:rsidRPr="0070085D">
        <w:t>http://restsharp.org</w:t>
      </w:r>
    </w:p>
  </w:footnote>
  <w:footnote w:id="18">
    <w:p w14:paraId="00A1D9D9" w14:textId="1F189AB1" w:rsidR="006946F7" w:rsidRDefault="006946F7">
      <w:pPr>
        <w:pStyle w:val="Funotentext"/>
      </w:pPr>
      <w:r>
        <w:rPr>
          <w:rStyle w:val="Funotenzeichen"/>
        </w:rPr>
        <w:footnoteRef/>
      </w:r>
      <w:r>
        <w:t xml:space="preserve"> </w:t>
      </w:r>
      <w:r w:rsidRPr="0070085D">
        <w:t>https://github.com/nostra13/Android-Universal-Image-Loader</w:t>
      </w:r>
    </w:p>
  </w:footnote>
  <w:footnote w:id="19">
    <w:p w14:paraId="4EA47B8F" w14:textId="2F53B1B1" w:rsidR="006946F7" w:rsidRDefault="006946F7">
      <w:pPr>
        <w:pStyle w:val="Funotentext"/>
      </w:pPr>
      <w:r>
        <w:rPr>
          <w:rStyle w:val="Funotenzeichen"/>
        </w:rPr>
        <w:footnoteRef/>
      </w:r>
      <w:r>
        <w:t xml:space="preserve"> </w:t>
      </w:r>
      <w:r w:rsidRPr="002A1CB4">
        <w:t>http://muc2014.communitymashup.net/doc/index.html</w:t>
      </w:r>
    </w:p>
  </w:footnote>
  <w:footnote w:id="20">
    <w:p w14:paraId="6CA6D861" w14:textId="45FB6E2C" w:rsidR="006946F7" w:rsidRDefault="006946F7">
      <w:pPr>
        <w:pStyle w:val="Funotentext"/>
      </w:pPr>
      <w:r>
        <w:rPr>
          <w:rStyle w:val="Funotenzeichen"/>
        </w:rPr>
        <w:footnoteRef/>
      </w:r>
      <w:r>
        <w:t xml:space="preserve"> </w:t>
      </w:r>
      <w:r w:rsidRPr="006F421A">
        <w:t>http://freemarker.org</w:t>
      </w:r>
    </w:p>
  </w:footnote>
  <w:footnote w:id="21">
    <w:p w14:paraId="71144178" w14:textId="21EB4867" w:rsidR="006946F7" w:rsidRDefault="006946F7">
      <w:pPr>
        <w:pStyle w:val="Funotentext"/>
      </w:pPr>
      <w:r>
        <w:rPr>
          <w:rStyle w:val="Funotenzeichen"/>
        </w:rPr>
        <w:footnoteRef/>
      </w:r>
      <w:r>
        <w:t xml:space="preserve"> </w:t>
      </w:r>
      <w:r w:rsidRPr="00297D2E">
        <w:t>http://macromates.com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CF366" w14:textId="77777777" w:rsidR="006946F7" w:rsidRDefault="006946F7">
    <w:pPr>
      <w:pStyle w:val="Kopfzeile"/>
    </w:pPr>
    <w:r>
      <w:fldChar w:fldCharType="begin"/>
    </w:r>
    <w:r>
      <w:instrText xml:space="preserve"> </w:instrText>
    </w:r>
    <w:r w:rsidR="000702A4">
      <w:instrText>STYLEREF</w:instrText>
    </w:r>
    <w:r>
      <w:instrText xml:space="preserve">  Bereichstitel  \* MERGEFORMAT </w:instrText>
    </w:r>
    <w:r>
      <w:fldChar w:fldCharType="separate"/>
    </w:r>
    <w:r w:rsidR="009B4B81">
      <w:rPr>
        <w:noProof/>
      </w:rPr>
      <w:t>Abbildungsverzeichnis</w:t>
    </w:r>
    <w:r>
      <w:rPr>
        <w:noProof/>
      </w:rPr>
      <w:fldChar w:fldCharType="end"/>
    </w:r>
    <w:r>
      <w:tab/>
    </w:r>
    <w:r>
      <w:rPr>
        <w:rStyle w:val="Seitenzahl"/>
      </w:rPr>
      <w:fldChar w:fldCharType="begin"/>
    </w:r>
    <w:r>
      <w:rPr>
        <w:rStyle w:val="Seitenzahl"/>
      </w:rPr>
      <w:instrText xml:space="preserve"> </w:instrText>
    </w:r>
    <w:r w:rsidR="000702A4">
      <w:rPr>
        <w:rStyle w:val="Seitenzahl"/>
      </w:rPr>
      <w:instrText>PAGE</w:instrText>
    </w:r>
    <w:r>
      <w:rPr>
        <w:rStyle w:val="Seitenzahl"/>
      </w:rPr>
      <w:instrText xml:space="preserve"> </w:instrText>
    </w:r>
    <w:r>
      <w:rPr>
        <w:rStyle w:val="Seitenzahl"/>
      </w:rPr>
      <w:fldChar w:fldCharType="separate"/>
    </w:r>
    <w:r w:rsidR="009B4B81">
      <w:rPr>
        <w:rStyle w:val="Seitenzahl"/>
        <w:noProof/>
      </w:rPr>
      <w:t>v</w:t>
    </w:r>
    <w:r>
      <w:rPr>
        <w:rStyle w:val="Seitenzah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143B9" w14:textId="77777777" w:rsidR="006946F7" w:rsidRPr="00F45667" w:rsidRDefault="006946F7" w:rsidP="00F45667">
    <w:pPr>
      <w:pStyle w:val="Kopfzeile"/>
    </w:pPr>
    <w:r>
      <w:fldChar w:fldCharType="begin"/>
    </w:r>
    <w:r>
      <w:instrText xml:space="preserve"> </w:instrText>
    </w:r>
    <w:r w:rsidR="000702A4">
      <w:instrText>STYLEREF</w:instrText>
    </w:r>
    <w:r>
      <w:instrText xml:space="preserve">  "Überschrift 1"  \* MERGEFORMAT </w:instrText>
    </w:r>
    <w:r>
      <w:fldChar w:fldCharType="separate"/>
    </w:r>
    <w:r w:rsidRPr="003B3B33">
      <w:rPr>
        <w:b/>
        <w:bCs/>
        <w:noProof/>
        <w:lang w:val="en-US"/>
      </w:rPr>
      <w:t>Einleitung</w:t>
    </w:r>
    <w:r>
      <w:rPr>
        <w:b/>
        <w:bCs/>
        <w:noProof/>
        <w:lang w:val="en-US"/>
      </w:rPr>
      <w:fldChar w:fldCharType="end"/>
    </w:r>
    <w:r>
      <w:tab/>
    </w:r>
    <w:r>
      <w:rPr>
        <w:rStyle w:val="Seitenzahl"/>
      </w:rPr>
      <w:fldChar w:fldCharType="begin"/>
    </w:r>
    <w:r>
      <w:rPr>
        <w:rStyle w:val="Seitenzahl"/>
      </w:rPr>
      <w:instrText xml:space="preserve"> </w:instrText>
    </w:r>
    <w:r w:rsidR="000702A4">
      <w:rPr>
        <w:rStyle w:val="Seitenzahl"/>
      </w:rPr>
      <w:instrText>PAGE</w:instrText>
    </w:r>
    <w:r>
      <w:rPr>
        <w:rStyle w:val="Seitenzahl"/>
      </w:rPr>
      <w:instrText xml:space="preserve"> </w:instrText>
    </w:r>
    <w:r>
      <w:rPr>
        <w:rStyle w:val="Seitenzahl"/>
      </w:rPr>
      <w:fldChar w:fldCharType="separate"/>
    </w:r>
    <w:r>
      <w:rPr>
        <w:rStyle w:val="Seitenzahl"/>
        <w:noProof/>
      </w:rPr>
      <w:t>7</w:t>
    </w:r>
    <w:r>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D3B8F" w14:textId="77777777" w:rsidR="006946F7" w:rsidRPr="00A75873" w:rsidRDefault="006946F7">
    <w:pPr>
      <w:pStyle w:val="Kopfzeile"/>
    </w:pPr>
    <w:r w:rsidRPr="00A75873">
      <w:t xml:space="preserve">Kapitel </w:t>
    </w:r>
    <w:r>
      <w:fldChar w:fldCharType="begin"/>
    </w:r>
    <w:r>
      <w:instrText xml:space="preserve"> </w:instrText>
    </w:r>
    <w:r w:rsidR="000702A4">
      <w:instrText>STYLEREF</w:instrText>
    </w:r>
    <w:r>
      <w:instrText xml:space="preserve">  "Überschrift 1" \n  \* MERGEFORMAT </w:instrText>
    </w:r>
    <w:r>
      <w:fldChar w:fldCharType="separate"/>
    </w:r>
    <w:r w:rsidR="009B4B81" w:rsidRPr="009B4B81">
      <w:rPr>
        <w:bCs/>
        <w:noProof/>
        <w:lang w:val="en-US"/>
      </w:rPr>
      <w:t>6</w:t>
    </w:r>
    <w:r>
      <w:rPr>
        <w:bCs/>
        <w:noProof/>
        <w:lang w:val="en-US"/>
      </w:rPr>
      <w:fldChar w:fldCharType="end"/>
    </w:r>
    <w:r w:rsidRPr="00A75873">
      <w:t xml:space="preserve">: </w:t>
    </w:r>
    <w:r>
      <w:fldChar w:fldCharType="begin"/>
    </w:r>
    <w:r>
      <w:instrText xml:space="preserve"> </w:instrText>
    </w:r>
    <w:r w:rsidR="000702A4">
      <w:instrText>STYLEREF</w:instrText>
    </w:r>
    <w:r>
      <w:instrText xml:space="preserve">  "Überschrift 1"  \* MERGEFORMAT </w:instrText>
    </w:r>
    <w:r>
      <w:fldChar w:fldCharType="separate"/>
    </w:r>
    <w:r w:rsidR="009B4B81">
      <w:rPr>
        <w:noProof/>
      </w:rPr>
      <w:t>Zusammenfassung und Ausblick</w:t>
    </w:r>
    <w:r>
      <w:rPr>
        <w:noProof/>
      </w:rPr>
      <w:fldChar w:fldCharType="end"/>
    </w:r>
    <w:r w:rsidRPr="00A75873">
      <w:tab/>
    </w:r>
    <w:r w:rsidRPr="00A75873">
      <w:rPr>
        <w:rStyle w:val="Seitenzahl"/>
      </w:rPr>
      <w:fldChar w:fldCharType="begin"/>
    </w:r>
    <w:r w:rsidRPr="00A75873">
      <w:rPr>
        <w:rStyle w:val="Seitenzahl"/>
      </w:rPr>
      <w:instrText xml:space="preserve"> </w:instrText>
    </w:r>
    <w:r w:rsidR="000702A4">
      <w:rPr>
        <w:rStyle w:val="Seitenzahl"/>
      </w:rPr>
      <w:instrText>PAGE</w:instrText>
    </w:r>
    <w:r w:rsidRPr="00A75873">
      <w:rPr>
        <w:rStyle w:val="Seitenzahl"/>
      </w:rPr>
      <w:instrText xml:space="preserve"> </w:instrText>
    </w:r>
    <w:r w:rsidRPr="00A75873">
      <w:rPr>
        <w:rStyle w:val="Seitenzahl"/>
      </w:rPr>
      <w:fldChar w:fldCharType="separate"/>
    </w:r>
    <w:r w:rsidR="009B4B81">
      <w:rPr>
        <w:rStyle w:val="Seitenzahl"/>
        <w:noProof/>
      </w:rPr>
      <w:t>46</w:t>
    </w:r>
    <w:r w:rsidRPr="00A75873">
      <w:rPr>
        <w:rStyle w:val="Seitenzahl"/>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A8718" w14:textId="77777777" w:rsidR="006946F7" w:rsidRPr="00817303" w:rsidRDefault="006946F7" w:rsidP="00A75873">
    <w:pPr>
      <w:pStyle w:val="Kopfzeile"/>
    </w:pPr>
    <w:r>
      <w:fldChar w:fldCharType="begin"/>
    </w:r>
    <w:r>
      <w:instrText xml:space="preserve"> </w:instrText>
    </w:r>
    <w:r w:rsidR="000702A4">
      <w:instrText>STYLEREF</w:instrText>
    </w:r>
    <w:r>
      <w:instrText xml:space="preserve">  Bereichstitel  \* MERGEFORMAT </w:instrText>
    </w:r>
    <w:r>
      <w:fldChar w:fldCharType="separate"/>
    </w:r>
    <w:r w:rsidR="009B4B81" w:rsidRPr="009B4B81">
      <w:rPr>
        <w:b/>
        <w:noProof/>
      </w:rPr>
      <w:t>Literaturverzeichnis</w:t>
    </w:r>
    <w:r>
      <w:rPr>
        <w:b/>
        <w:noProof/>
      </w:rPr>
      <w:fldChar w:fldCharType="end"/>
    </w:r>
    <w:r>
      <w:tab/>
    </w:r>
    <w:r>
      <w:rPr>
        <w:rStyle w:val="Seitenzahl"/>
      </w:rPr>
      <w:fldChar w:fldCharType="begin"/>
    </w:r>
    <w:r>
      <w:rPr>
        <w:rStyle w:val="Seitenzahl"/>
      </w:rPr>
      <w:instrText xml:space="preserve"> </w:instrText>
    </w:r>
    <w:r w:rsidR="000702A4">
      <w:rPr>
        <w:rStyle w:val="Seitenzahl"/>
      </w:rPr>
      <w:instrText>PAGE</w:instrText>
    </w:r>
    <w:r>
      <w:rPr>
        <w:rStyle w:val="Seitenzahl"/>
      </w:rPr>
      <w:instrText xml:space="preserve"> </w:instrText>
    </w:r>
    <w:r>
      <w:rPr>
        <w:rStyle w:val="Seitenzahl"/>
      </w:rPr>
      <w:fldChar w:fldCharType="separate"/>
    </w:r>
    <w:r w:rsidR="009B4B81">
      <w:rPr>
        <w:rStyle w:val="Seitenzahl"/>
        <w:noProof/>
      </w:rPr>
      <w:t>47</w:t>
    </w:r>
    <w:r>
      <w:rPr>
        <w:rStyle w:val="Seitenzah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6E8"/>
    <w:multiLevelType w:val="hybridMultilevel"/>
    <w:tmpl w:val="0E4A9D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2E419B0"/>
    <w:multiLevelType w:val="hybridMultilevel"/>
    <w:tmpl w:val="2EACE246"/>
    <w:lvl w:ilvl="0" w:tplc="9FF298A6">
      <w:start w:val="1"/>
      <w:numFmt w:val="bullet"/>
      <w:lvlText w:val=""/>
      <w:lvlJc w:val="left"/>
      <w:pPr>
        <w:tabs>
          <w:tab w:val="num" w:pos="540"/>
        </w:tabs>
        <w:ind w:left="540" w:hanging="360"/>
      </w:pPr>
      <w:rPr>
        <w:rFonts w:ascii="Wingdings" w:hAnsi="Wingdings" w:hint="default"/>
        <w:color w:val="auto"/>
      </w:rPr>
    </w:lvl>
    <w:lvl w:ilvl="1" w:tplc="16D409F4">
      <w:start w:val="1"/>
      <w:numFmt w:val="bullet"/>
      <w:pStyle w:val="Aufgezhlt"/>
      <w:lvlText w:val=""/>
      <w:lvlJc w:val="left"/>
      <w:pPr>
        <w:tabs>
          <w:tab w:val="num" w:pos="1420"/>
        </w:tabs>
        <w:ind w:left="1420" w:hanging="340"/>
      </w:pPr>
      <w:rPr>
        <w:rFonts w:ascii="Wingdings" w:hAnsi="Wingdings" w:hint="default"/>
        <w:color w:val="auto"/>
      </w:rPr>
    </w:lvl>
    <w:lvl w:ilvl="2" w:tplc="04070005">
      <w:start w:val="1"/>
      <w:numFmt w:val="bullet"/>
      <w:lvlText w:val=""/>
      <w:lvlJc w:val="left"/>
      <w:pPr>
        <w:tabs>
          <w:tab w:val="num" w:pos="2160"/>
        </w:tabs>
        <w:ind w:left="2160" w:hanging="360"/>
      </w:pPr>
      <w:rPr>
        <w:rFonts w:ascii="Wingdings" w:hAnsi="Wingdings" w:hint="default"/>
        <w:color w:val="auto"/>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C0C4DFF"/>
    <w:multiLevelType w:val="hybridMultilevel"/>
    <w:tmpl w:val="04EE8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9A5C2B"/>
    <w:multiLevelType w:val="hybridMultilevel"/>
    <w:tmpl w:val="426A6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C52C58"/>
    <w:multiLevelType w:val="hybridMultilevel"/>
    <w:tmpl w:val="D9844554"/>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5">
    <w:nsid w:val="13473DB6"/>
    <w:multiLevelType w:val="hybridMultilevel"/>
    <w:tmpl w:val="79541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8B76AE"/>
    <w:multiLevelType w:val="hybridMultilevel"/>
    <w:tmpl w:val="A2504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E31A5C"/>
    <w:multiLevelType w:val="hybridMultilevel"/>
    <w:tmpl w:val="21005DC6"/>
    <w:lvl w:ilvl="0" w:tplc="840421D6">
      <w:start w:val="1"/>
      <w:numFmt w:val="decimal"/>
      <w:pStyle w:val="Nummeriert"/>
      <w:lvlText w:val="%1."/>
      <w:lvlJc w:val="left"/>
      <w:pPr>
        <w:tabs>
          <w:tab w:val="num" w:pos="901"/>
        </w:tabs>
        <w:ind w:left="901"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39ED0B51"/>
    <w:multiLevelType w:val="hybridMultilevel"/>
    <w:tmpl w:val="8C9E1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E50310F"/>
    <w:multiLevelType w:val="hybridMultilevel"/>
    <w:tmpl w:val="73C60F5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2586537"/>
    <w:multiLevelType w:val="hybridMultilevel"/>
    <w:tmpl w:val="59A46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7AF4737"/>
    <w:multiLevelType w:val="hybridMultilevel"/>
    <w:tmpl w:val="B9E4F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D0A4422"/>
    <w:multiLevelType w:val="multilevel"/>
    <w:tmpl w:val="2AF2E72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3">
    <w:nsid w:val="4F99771F"/>
    <w:multiLevelType w:val="hybridMultilevel"/>
    <w:tmpl w:val="5EA41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0452A62"/>
    <w:multiLevelType w:val="hybridMultilevel"/>
    <w:tmpl w:val="5720F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41A30D0"/>
    <w:multiLevelType w:val="hybridMultilevel"/>
    <w:tmpl w:val="AA3A05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5C2696"/>
    <w:multiLevelType w:val="hybridMultilevel"/>
    <w:tmpl w:val="14D200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D402B8"/>
    <w:multiLevelType w:val="hybridMultilevel"/>
    <w:tmpl w:val="12FEF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A220735"/>
    <w:multiLevelType w:val="hybridMultilevel"/>
    <w:tmpl w:val="79F4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D274046"/>
    <w:multiLevelType w:val="hybridMultilevel"/>
    <w:tmpl w:val="10303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F196507"/>
    <w:multiLevelType w:val="hybridMultilevel"/>
    <w:tmpl w:val="1C321EB0"/>
    <w:lvl w:ilvl="0" w:tplc="04070001">
      <w:start w:val="1"/>
      <w:numFmt w:val="bullet"/>
      <w:lvlText w:val=""/>
      <w:lvlJc w:val="left"/>
      <w:pPr>
        <w:ind w:left="789" w:hanging="360"/>
      </w:pPr>
      <w:rPr>
        <w:rFonts w:ascii="Symbol" w:hAnsi="Symbol" w:hint="default"/>
      </w:rPr>
    </w:lvl>
    <w:lvl w:ilvl="1" w:tplc="04070003" w:tentative="1">
      <w:start w:val="1"/>
      <w:numFmt w:val="bullet"/>
      <w:lvlText w:val="o"/>
      <w:lvlJc w:val="left"/>
      <w:pPr>
        <w:ind w:left="1509" w:hanging="360"/>
      </w:pPr>
      <w:rPr>
        <w:rFonts w:ascii="Courier New" w:hAnsi="Courier New" w:hint="default"/>
      </w:rPr>
    </w:lvl>
    <w:lvl w:ilvl="2" w:tplc="04070005" w:tentative="1">
      <w:start w:val="1"/>
      <w:numFmt w:val="bullet"/>
      <w:lvlText w:val=""/>
      <w:lvlJc w:val="left"/>
      <w:pPr>
        <w:ind w:left="2229" w:hanging="360"/>
      </w:pPr>
      <w:rPr>
        <w:rFonts w:ascii="Wingdings" w:hAnsi="Wingdings" w:hint="default"/>
      </w:rPr>
    </w:lvl>
    <w:lvl w:ilvl="3" w:tplc="04070001" w:tentative="1">
      <w:start w:val="1"/>
      <w:numFmt w:val="bullet"/>
      <w:lvlText w:val=""/>
      <w:lvlJc w:val="left"/>
      <w:pPr>
        <w:ind w:left="2949" w:hanging="360"/>
      </w:pPr>
      <w:rPr>
        <w:rFonts w:ascii="Symbol" w:hAnsi="Symbol" w:hint="default"/>
      </w:rPr>
    </w:lvl>
    <w:lvl w:ilvl="4" w:tplc="04070003" w:tentative="1">
      <w:start w:val="1"/>
      <w:numFmt w:val="bullet"/>
      <w:lvlText w:val="o"/>
      <w:lvlJc w:val="left"/>
      <w:pPr>
        <w:ind w:left="3669" w:hanging="360"/>
      </w:pPr>
      <w:rPr>
        <w:rFonts w:ascii="Courier New" w:hAnsi="Courier New" w:hint="default"/>
      </w:rPr>
    </w:lvl>
    <w:lvl w:ilvl="5" w:tplc="04070005" w:tentative="1">
      <w:start w:val="1"/>
      <w:numFmt w:val="bullet"/>
      <w:lvlText w:val=""/>
      <w:lvlJc w:val="left"/>
      <w:pPr>
        <w:ind w:left="4389" w:hanging="360"/>
      </w:pPr>
      <w:rPr>
        <w:rFonts w:ascii="Wingdings" w:hAnsi="Wingdings" w:hint="default"/>
      </w:rPr>
    </w:lvl>
    <w:lvl w:ilvl="6" w:tplc="04070001" w:tentative="1">
      <w:start w:val="1"/>
      <w:numFmt w:val="bullet"/>
      <w:lvlText w:val=""/>
      <w:lvlJc w:val="left"/>
      <w:pPr>
        <w:ind w:left="5109" w:hanging="360"/>
      </w:pPr>
      <w:rPr>
        <w:rFonts w:ascii="Symbol" w:hAnsi="Symbol" w:hint="default"/>
      </w:rPr>
    </w:lvl>
    <w:lvl w:ilvl="7" w:tplc="04070003" w:tentative="1">
      <w:start w:val="1"/>
      <w:numFmt w:val="bullet"/>
      <w:lvlText w:val="o"/>
      <w:lvlJc w:val="left"/>
      <w:pPr>
        <w:ind w:left="5829" w:hanging="360"/>
      </w:pPr>
      <w:rPr>
        <w:rFonts w:ascii="Courier New" w:hAnsi="Courier New" w:hint="default"/>
      </w:rPr>
    </w:lvl>
    <w:lvl w:ilvl="8" w:tplc="04070005" w:tentative="1">
      <w:start w:val="1"/>
      <w:numFmt w:val="bullet"/>
      <w:lvlText w:val=""/>
      <w:lvlJc w:val="left"/>
      <w:pPr>
        <w:ind w:left="6549" w:hanging="360"/>
      </w:pPr>
      <w:rPr>
        <w:rFonts w:ascii="Wingdings" w:hAnsi="Wingdings" w:hint="default"/>
      </w:rPr>
    </w:lvl>
  </w:abstractNum>
  <w:abstractNum w:abstractNumId="21">
    <w:nsid w:val="7C023587"/>
    <w:multiLevelType w:val="hybridMultilevel"/>
    <w:tmpl w:val="5D2CF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0876D8"/>
    <w:multiLevelType w:val="hybridMultilevel"/>
    <w:tmpl w:val="1FE84A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6"/>
  </w:num>
  <w:num w:numId="5">
    <w:abstractNumId w:val="9"/>
  </w:num>
  <w:num w:numId="6">
    <w:abstractNumId w:val="0"/>
  </w:num>
  <w:num w:numId="7">
    <w:abstractNumId w:val="10"/>
  </w:num>
  <w:num w:numId="8">
    <w:abstractNumId w:val="15"/>
  </w:num>
  <w:num w:numId="9">
    <w:abstractNumId w:val="8"/>
  </w:num>
  <w:num w:numId="10">
    <w:abstractNumId w:val="22"/>
  </w:num>
  <w:num w:numId="11">
    <w:abstractNumId w:val="21"/>
  </w:num>
  <w:num w:numId="12">
    <w:abstractNumId w:val="11"/>
  </w:num>
  <w:num w:numId="13">
    <w:abstractNumId w:val="19"/>
  </w:num>
  <w:num w:numId="14">
    <w:abstractNumId w:val="5"/>
  </w:num>
  <w:num w:numId="15">
    <w:abstractNumId w:val="2"/>
  </w:num>
  <w:num w:numId="16">
    <w:abstractNumId w:val="20"/>
  </w:num>
  <w:num w:numId="17">
    <w:abstractNumId w:val="16"/>
  </w:num>
  <w:num w:numId="18">
    <w:abstractNumId w:val="4"/>
  </w:num>
  <w:num w:numId="19">
    <w:abstractNumId w:val="17"/>
  </w:num>
  <w:num w:numId="20">
    <w:abstractNumId w:val="3"/>
  </w:num>
  <w:num w:numId="21">
    <w:abstractNumId w:val="14"/>
  </w:num>
  <w:num w:numId="22">
    <w:abstractNumId w:val="18"/>
  </w:num>
  <w:num w:numId="23">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de-DE" w:vendorID="3" w:dllVersion="517" w:checkStyle="0"/>
  <w:proofState w:spelling="clean"/>
  <w:trackRevisions/>
  <w:defaultTabStop w:val="142"/>
  <w:autoHyphenation/>
  <w:hyphenationZone w:val="284"/>
  <w:doNotShadeFormData/>
  <w:noPunctuationKerning/>
  <w:characterSpacingControl w:val="doNotCompress"/>
  <w:savePreviewPicture/>
  <w:hdrShapeDefaults>
    <o:shapedefaults v:ext="edit" spidmax="2050"/>
  </w:hdrShapeDefaults>
  <w:footnotePr>
    <w:footnote w:id="-1"/>
    <w:footnote w:id="0"/>
  </w:footnotePr>
  <w:endnotePr>
    <w:numStart w:val="12"/>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OLE_LINK1" w:val="Empty"/>
    <w:docVar w:name="OLE_LINK2" w:val="Empty"/>
    <w:docVar w:name="TableOfLiterature" w:val="Empty"/>
    <w:docVar w:name="TableOfLiteratureEnd" w:val="Empty"/>
    <w:docVar w:name="TableOfSymbols" w:val="Empty"/>
    <w:docVar w:name="TableOfTables" w:val="Empty"/>
  </w:docVars>
  <w:rsids>
    <w:rsidRoot w:val="00F9226E"/>
    <w:rsid w:val="0000075A"/>
    <w:rsid w:val="000009EB"/>
    <w:rsid w:val="00001BBB"/>
    <w:rsid w:val="00002386"/>
    <w:rsid w:val="00004003"/>
    <w:rsid w:val="0000465A"/>
    <w:rsid w:val="00006A09"/>
    <w:rsid w:val="00006E79"/>
    <w:rsid w:val="00012713"/>
    <w:rsid w:val="000142DD"/>
    <w:rsid w:val="00014356"/>
    <w:rsid w:val="00016E1C"/>
    <w:rsid w:val="00017EB0"/>
    <w:rsid w:val="00017EC2"/>
    <w:rsid w:val="000215A1"/>
    <w:rsid w:val="0002168A"/>
    <w:rsid w:val="00024515"/>
    <w:rsid w:val="00024ACD"/>
    <w:rsid w:val="00025928"/>
    <w:rsid w:val="00030106"/>
    <w:rsid w:val="0003067D"/>
    <w:rsid w:val="00031345"/>
    <w:rsid w:val="00031E5B"/>
    <w:rsid w:val="00032B5A"/>
    <w:rsid w:val="000352DA"/>
    <w:rsid w:val="00041595"/>
    <w:rsid w:val="00041CBC"/>
    <w:rsid w:val="000431F3"/>
    <w:rsid w:val="000445D4"/>
    <w:rsid w:val="000447C8"/>
    <w:rsid w:val="00051FF3"/>
    <w:rsid w:val="00052A8B"/>
    <w:rsid w:val="00054899"/>
    <w:rsid w:val="00055068"/>
    <w:rsid w:val="00061D93"/>
    <w:rsid w:val="00062012"/>
    <w:rsid w:val="00062909"/>
    <w:rsid w:val="00062C8A"/>
    <w:rsid w:val="00064C19"/>
    <w:rsid w:val="000657CF"/>
    <w:rsid w:val="00065CB8"/>
    <w:rsid w:val="00067156"/>
    <w:rsid w:val="000702A4"/>
    <w:rsid w:val="0007616D"/>
    <w:rsid w:val="00077FBD"/>
    <w:rsid w:val="00082495"/>
    <w:rsid w:val="00083B70"/>
    <w:rsid w:val="00083E46"/>
    <w:rsid w:val="00084900"/>
    <w:rsid w:val="00086075"/>
    <w:rsid w:val="00086B02"/>
    <w:rsid w:val="00090711"/>
    <w:rsid w:val="0009261E"/>
    <w:rsid w:val="0009415D"/>
    <w:rsid w:val="00095AE7"/>
    <w:rsid w:val="00097426"/>
    <w:rsid w:val="00097514"/>
    <w:rsid w:val="000A3739"/>
    <w:rsid w:val="000A5630"/>
    <w:rsid w:val="000A5ADA"/>
    <w:rsid w:val="000A7832"/>
    <w:rsid w:val="000B00BC"/>
    <w:rsid w:val="000B17C8"/>
    <w:rsid w:val="000B1C14"/>
    <w:rsid w:val="000B304F"/>
    <w:rsid w:val="000B353C"/>
    <w:rsid w:val="000B36F0"/>
    <w:rsid w:val="000B484F"/>
    <w:rsid w:val="000C0B74"/>
    <w:rsid w:val="000C3529"/>
    <w:rsid w:val="000C4128"/>
    <w:rsid w:val="000C4359"/>
    <w:rsid w:val="000C4B12"/>
    <w:rsid w:val="000D295C"/>
    <w:rsid w:val="000D37E4"/>
    <w:rsid w:val="000D4B9B"/>
    <w:rsid w:val="000D5F7D"/>
    <w:rsid w:val="000E29CA"/>
    <w:rsid w:val="000E3112"/>
    <w:rsid w:val="000E4C7E"/>
    <w:rsid w:val="000E6252"/>
    <w:rsid w:val="000F04E2"/>
    <w:rsid w:val="000F057E"/>
    <w:rsid w:val="000F0778"/>
    <w:rsid w:val="000F24E6"/>
    <w:rsid w:val="000F317F"/>
    <w:rsid w:val="000F3524"/>
    <w:rsid w:val="000F3C9B"/>
    <w:rsid w:val="000F5E7D"/>
    <w:rsid w:val="0010054B"/>
    <w:rsid w:val="00101BA8"/>
    <w:rsid w:val="00102CF3"/>
    <w:rsid w:val="0010378A"/>
    <w:rsid w:val="001054EF"/>
    <w:rsid w:val="00106ED8"/>
    <w:rsid w:val="00110D4E"/>
    <w:rsid w:val="00111A96"/>
    <w:rsid w:val="00111CF9"/>
    <w:rsid w:val="001138A0"/>
    <w:rsid w:val="00113DDC"/>
    <w:rsid w:val="00115017"/>
    <w:rsid w:val="00115285"/>
    <w:rsid w:val="0011693D"/>
    <w:rsid w:val="00117378"/>
    <w:rsid w:val="00120909"/>
    <w:rsid w:val="001210C5"/>
    <w:rsid w:val="00125447"/>
    <w:rsid w:val="00127C74"/>
    <w:rsid w:val="00131818"/>
    <w:rsid w:val="001361D3"/>
    <w:rsid w:val="00136B84"/>
    <w:rsid w:val="001370D1"/>
    <w:rsid w:val="00143490"/>
    <w:rsid w:val="00144991"/>
    <w:rsid w:val="00145F70"/>
    <w:rsid w:val="0014741A"/>
    <w:rsid w:val="00150BF5"/>
    <w:rsid w:val="001519EB"/>
    <w:rsid w:val="00153A9F"/>
    <w:rsid w:val="0015416F"/>
    <w:rsid w:val="00155A54"/>
    <w:rsid w:val="00157244"/>
    <w:rsid w:val="00160C07"/>
    <w:rsid w:val="00161370"/>
    <w:rsid w:val="00165C05"/>
    <w:rsid w:val="00167A8F"/>
    <w:rsid w:val="00167B5C"/>
    <w:rsid w:val="00170523"/>
    <w:rsid w:val="00170A87"/>
    <w:rsid w:val="0017250F"/>
    <w:rsid w:val="00176190"/>
    <w:rsid w:val="0017671B"/>
    <w:rsid w:val="00176E8E"/>
    <w:rsid w:val="00180460"/>
    <w:rsid w:val="00182B9E"/>
    <w:rsid w:val="00183A8F"/>
    <w:rsid w:val="0018542B"/>
    <w:rsid w:val="001879BE"/>
    <w:rsid w:val="00187E4B"/>
    <w:rsid w:val="00190D83"/>
    <w:rsid w:val="00192712"/>
    <w:rsid w:val="00192925"/>
    <w:rsid w:val="00194759"/>
    <w:rsid w:val="00194E73"/>
    <w:rsid w:val="001A4F2F"/>
    <w:rsid w:val="001A5E86"/>
    <w:rsid w:val="001A614C"/>
    <w:rsid w:val="001A6A8E"/>
    <w:rsid w:val="001A7364"/>
    <w:rsid w:val="001A76E4"/>
    <w:rsid w:val="001B155A"/>
    <w:rsid w:val="001B61B0"/>
    <w:rsid w:val="001C03B2"/>
    <w:rsid w:val="001C1725"/>
    <w:rsid w:val="001C3F39"/>
    <w:rsid w:val="001D114A"/>
    <w:rsid w:val="001D1789"/>
    <w:rsid w:val="001D2E73"/>
    <w:rsid w:val="001D4808"/>
    <w:rsid w:val="001D4F51"/>
    <w:rsid w:val="001D5D26"/>
    <w:rsid w:val="001D5F76"/>
    <w:rsid w:val="001E36D2"/>
    <w:rsid w:val="001E5B85"/>
    <w:rsid w:val="001E715A"/>
    <w:rsid w:val="001E722D"/>
    <w:rsid w:val="001F09CC"/>
    <w:rsid w:val="001F0C51"/>
    <w:rsid w:val="001F14C8"/>
    <w:rsid w:val="001F2541"/>
    <w:rsid w:val="001F34E6"/>
    <w:rsid w:val="001F4A30"/>
    <w:rsid w:val="00201B1C"/>
    <w:rsid w:val="00204C85"/>
    <w:rsid w:val="00212270"/>
    <w:rsid w:val="002158F2"/>
    <w:rsid w:val="00217A30"/>
    <w:rsid w:val="002207D7"/>
    <w:rsid w:val="002209CF"/>
    <w:rsid w:val="0022101D"/>
    <w:rsid w:val="002213CC"/>
    <w:rsid w:val="00222B2B"/>
    <w:rsid w:val="00223921"/>
    <w:rsid w:val="00226BDF"/>
    <w:rsid w:val="0023096B"/>
    <w:rsid w:val="00232498"/>
    <w:rsid w:val="00233284"/>
    <w:rsid w:val="00233D74"/>
    <w:rsid w:val="00235261"/>
    <w:rsid w:val="00236DAD"/>
    <w:rsid w:val="00236E87"/>
    <w:rsid w:val="00240E3E"/>
    <w:rsid w:val="002413AC"/>
    <w:rsid w:val="002425C9"/>
    <w:rsid w:val="00243634"/>
    <w:rsid w:val="002458F0"/>
    <w:rsid w:val="00247ED9"/>
    <w:rsid w:val="00247F86"/>
    <w:rsid w:val="00250D80"/>
    <w:rsid w:val="0025119B"/>
    <w:rsid w:val="00252041"/>
    <w:rsid w:val="00255E5A"/>
    <w:rsid w:val="002601E5"/>
    <w:rsid w:val="00260657"/>
    <w:rsid w:val="002610E3"/>
    <w:rsid w:val="00262B3A"/>
    <w:rsid w:val="002637DB"/>
    <w:rsid w:val="002640C5"/>
    <w:rsid w:val="0027157F"/>
    <w:rsid w:val="00271DEA"/>
    <w:rsid w:val="00273E7D"/>
    <w:rsid w:val="00275BFF"/>
    <w:rsid w:val="00277596"/>
    <w:rsid w:val="00283378"/>
    <w:rsid w:val="00283965"/>
    <w:rsid w:val="00284FF0"/>
    <w:rsid w:val="00285C87"/>
    <w:rsid w:val="00294027"/>
    <w:rsid w:val="0029440B"/>
    <w:rsid w:val="0029460A"/>
    <w:rsid w:val="0029482E"/>
    <w:rsid w:val="00294BE0"/>
    <w:rsid w:val="00297D2E"/>
    <w:rsid w:val="002A1CB4"/>
    <w:rsid w:val="002A54D9"/>
    <w:rsid w:val="002A55CC"/>
    <w:rsid w:val="002A75EB"/>
    <w:rsid w:val="002B04A3"/>
    <w:rsid w:val="002B1559"/>
    <w:rsid w:val="002B19D9"/>
    <w:rsid w:val="002B1DB3"/>
    <w:rsid w:val="002B3708"/>
    <w:rsid w:val="002B7094"/>
    <w:rsid w:val="002B777C"/>
    <w:rsid w:val="002C14E9"/>
    <w:rsid w:val="002C4B0D"/>
    <w:rsid w:val="002C4EBF"/>
    <w:rsid w:val="002C760B"/>
    <w:rsid w:val="002C7F0C"/>
    <w:rsid w:val="002D1A71"/>
    <w:rsid w:val="002D2D2E"/>
    <w:rsid w:val="002E1896"/>
    <w:rsid w:val="002E7C42"/>
    <w:rsid w:val="002F1486"/>
    <w:rsid w:val="002F1B04"/>
    <w:rsid w:val="002F467C"/>
    <w:rsid w:val="002F57FC"/>
    <w:rsid w:val="002F735B"/>
    <w:rsid w:val="002F777D"/>
    <w:rsid w:val="00307BEF"/>
    <w:rsid w:val="00310FD8"/>
    <w:rsid w:val="00311182"/>
    <w:rsid w:val="00311444"/>
    <w:rsid w:val="0031514D"/>
    <w:rsid w:val="0031557B"/>
    <w:rsid w:val="003157B4"/>
    <w:rsid w:val="003173BC"/>
    <w:rsid w:val="00317808"/>
    <w:rsid w:val="0032117E"/>
    <w:rsid w:val="00323463"/>
    <w:rsid w:val="00324138"/>
    <w:rsid w:val="00325982"/>
    <w:rsid w:val="00325FE9"/>
    <w:rsid w:val="00333080"/>
    <w:rsid w:val="003345F4"/>
    <w:rsid w:val="0033467B"/>
    <w:rsid w:val="00334C6D"/>
    <w:rsid w:val="0033527D"/>
    <w:rsid w:val="003372F1"/>
    <w:rsid w:val="003410B2"/>
    <w:rsid w:val="00341526"/>
    <w:rsid w:val="00343DF8"/>
    <w:rsid w:val="003441C4"/>
    <w:rsid w:val="00345736"/>
    <w:rsid w:val="003533C8"/>
    <w:rsid w:val="003539ED"/>
    <w:rsid w:val="003563B5"/>
    <w:rsid w:val="00360D99"/>
    <w:rsid w:val="003629DA"/>
    <w:rsid w:val="00364C85"/>
    <w:rsid w:val="00365430"/>
    <w:rsid w:val="0037099D"/>
    <w:rsid w:val="00372604"/>
    <w:rsid w:val="00372706"/>
    <w:rsid w:val="00375AD0"/>
    <w:rsid w:val="00375D84"/>
    <w:rsid w:val="003847BE"/>
    <w:rsid w:val="00386FD1"/>
    <w:rsid w:val="00387FF2"/>
    <w:rsid w:val="00393371"/>
    <w:rsid w:val="00394D18"/>
    <w:rsid w:val="00395B03"/>
    <w:rsid w:val="00396A1A"/>
    <w:rsid w:val="003A0B2D"/>
    <w:rsid w:val="003A21A7"/>
    <w:rsid w:val="003A3F6A"/>
    <w:rsid w:val="003B4052"/>
    <w:rsid w:val="003B4723"/>
    <w:rsid w:val="003B5A8C"/>
    <w:rsid w:val="003C2852"/>
    <w:rsid w:val="003C41F1"/>
    <w:rsid w:val="003C6D57"/>
    <w:rsid w:val="003D096B"/>
    <w:rsid w:val="003D0D25"/>
    <w:rsid w:val="003D1C3F"/>
    <w:rsid w:val="003D1F86"/>
    <w:rsid w:val="003D266A"/>
    <w:rsid w:val="003D43AB"/>
    <w:rsid w:val="003D43C6"/>
    <w:rsid w:val="003D4FA8"/>
    <w:rsid w:val="003D5025"/>
    <w:rsid w:val="003E24CD"/>
    <w:rsid w:val="003E2A25"/>
    <w:rsid w:val="003E362E"/>
    <w:rsid w:val="003E3CA4"/>
    <w:rsid w:val="003E6F3E"/>
    <w:rsid w:val="003F0620"/>
    <w:rsid w:val="003F06B8"/>
    <w:rsid w:val="003F1654"/>
    <w:rsid w:val="003F3115"/>
    <w:rsid w:val="003F535C"/>
    <w:rsid w:val="003F54EE"/>
    <w:rsid w:val="003F5B82"/>
    <w:rsid w:val="003F5DA6"/>
    <w:rsid w:val="003F7F72"/>
    <w:rsid w:val="00402F95"/>
    <w:rsid w:val="00403877"/>
    <w:rsid w:val="00404FE5"/>
    <w:rsid w:val="00405387"/>
    <w:rsid w:val="00410127"/>
    <w:rsid w:val="00410C1A"/>
    <w:rsid w:val="004139AE"/>
    <w:rsid w:val="0041569D"/>
    <w:rsid w:val="00416110"/>
    <w:rsid w:val="0041754D"/>
    <w:rsid w:val="00417BD2"/>
    <w:rsid w:val="00430F2B"/>
    <w:rsid w:val="00431440"/>
    <w:rsid w:val="00431C3D"/>
    <w:rsid w:val="00433C6F"/>
    <w:rsid w:val="00434574"/>
    <w:rsid w:val="0043795A"/>
    <w:rsid w:val="004407D4"/>
    <w:rsid w:val="00440868"/>
    <w:rsid w:val="00442978"/>
    <w:rsid w:val="00442EB7"/>
    <w:rsid w:val="004438DB"/>
    <w:rsid w:val="00444DD3"/>
    <w:rsid w:val="004450B5"/>
    <w:rsid w:val="00445426"/>
    <w:rsid w:val="00450D72"/>
    <w:rsid w:val="00454604"/>
    <w:rsid w:val="00454C25"/>
    <w:rsid w:val="004573E4"/>
    <w:rsid w:val="00461632"/>
    <w:rsid w:val="00461D55"/>
    <w:rsid w:val="00463DC2"/>
    <w:rsid w:val="00464B07"/>
    <w:rsid w:val="00465628"/>
    <w:rsid w:val="004659A8"/>
    <w:rsid w:val="00470E61"/>
    <w:rsid w:val="004710E2"/>
    <w:rsid w:val="004812F7"/>
    <w:rsid w:val="00481450"/>
    <w:rsid w:val="004814E0"/>
    <w:rsid w:val="00482A22"/>
    <w:rsid w:val="0048330A"/>
    <w:rsid w:val="00484704"/>
    <w:rsid w:val="004851CE"/>
    <w:rsid w:val="004857BE"/>
    <w:rsid w:val="004949C4"/>
    <w:rsid w:val="00496B0E"/>
    <w:rsid w:val="004A08A7"/>
    <w:rsid w:val="004A2E76"/>
    <w:rsid w:val="004A3140"/>
    <w:rsid w:val="004A3C43"/>
    <w:rsid w:val="004A6240"/>
    <w:rsid w:val="004B0DD3"/>
    <w:rsid w:val="004B17F7"/>
    <w:rsid w:val="004B57CD"/>
    <w:rsid w:val="004B57EE"/>
    <w:rsid w:val="004B5BAC"/>
    <w:rsid w:val="004C4ED5"/>
    <w:rsid w:val="004C617F"/>
    <w:rsid w:val="004C747D"/>
    <w:rsid w:val="004D1D56"/>
    <w:rsid w:val="004D36E4"/>
    <w:rsid w:val="004D49EA"/>
    <w:rsid w:val="004D58E0"/>
    <w:rsid w:val="004D5EE6"/>
    <w:rsid w:val="004D7522"/>
    <w:rsid w:val="004D7E3A"/>
    <w:rsid w:val="004E1837"/>
    <w:rsid w:val="004F70C7"/>
    <w:rsid w:val="004F7183"/>
    <w:rsid w:val="004F728C"/>
    <w:rsid w:val="00501F22"/>
    <w:rsid w:val="00502575"/>
    <w:rsid w:val="00502598"/>
    <w:rsid w:val="00503C94"/>
    <w:rsid w:val="00507B1B"/>
    <w:rsid w:val="00507C7C"/>
    <w:rsid w:val="0051062E"/>
    <w:rsid w:val="00510F54"/>
    <w:rsid w:val="0051212F"/>
    <w:rsid w:val="005125C3"/>
    <w:rsid w:val="00514F88"/>
    <w:rsid w:val="00515BBE"/>
    <w:rsid w:val="0051725D"/>
    <w:rsid w:val="00522B3B"/>
    <w:rsid w:val="0052390A"/>
    <w:rsid w:val="00524132"/>
    <w:rsid w:val="005259D6"/>
    <w:rsid w:val="00530251"/>
    <w:rsid w:val="00533B98"/>
    <w:rsid w:val="005368D1"/>
    <w:rsid w:val="00537CD1"/>
    <w:rsid w:val="005509EF"/>
    <w:rsid w:val="005523FB"/>
    <w:rsid w:val="00557104"/>
    <w:rsid w:val="00563C8E"/>
    <w:rsid w:val="0056554C"/>
    <w:rsid w:val="005666EA"/>
    <w:rsid w:val="005675FE"/>
    <w:rsid w:val="005728C0"/>
    <w:rsid w:val="00573A5A"/>
    <w:rsid w:val="00573EC8"/>
    <w:rsid w:val="00577327"/>
    <w:rsid w:val="005777AB"/>
    <w:rsid w:val="00580F8F"/>
    <w:rsid w:val="00583839"/>
    <w:rsid w:val="00583DF2"/>
    <w:rsid w:val="005868A6"/>
    <w:rsid w:val="00591183"/>
    <w:rsid w:val="005912EB"/>
    <w:rsid w:val="005959C3"/>
    <w:rsid w:val="00597CF9"/>
    <w:rsid w:val="005A0FA9"/>
    <w:rsid w:val="005A11FF"/>
    <w:rsid w:val="005A58D8"/>
    <w:rsid w:val="005A646E"/>
    <w:rsid w:val="005A656C"/>
    <w:rsid w:val="005B1C35"/>
    <w:rsid w:val="005B31B8"/>
    <w:rsid w:val="005B441F"/>
    <w:rsid w:val="005B45FC"/>
    <w:rsid w:val="005C19B0"/>
    <w:rsid w:val="005C23DE"/>
    <w:rsid w:val="005C2ABC"/>
    <w:rsid w:val="005C55D5"/>
    <w:rsid w:val="005C6052"/>
    <w:rsid w:val="005C6E80"/>
    <w:rsid w:val="005D0DBD"/>
    <w:rsid w:val="005D2312"/>
    <w:rsid w:val="005D39A5"/>
    <w:rsid w:val="005D5056"/>
    <w:rsid w:val="005D7316"/>
    <w:rsid w:val="005E0429"/>
    <w:rsid w:val="005E1793"/>
    <w:rsid w:val="005E186A"/>
    <w:rsid w:val="005E6C44"/>
    <w:rsid w:val="005F0365"/>
    <w:rsid w:val="005F5317"/>
    <w:rsid w:val="005F7314"/>
    <w:rsid w:val="00601A97"/>
    <w:rsid w:val="00605CD8"/>
    <w:rsid w:val="006066D9"/>
    <w:rsid w:val="00610D76"/>
    <w:rsid w:val="006149EE"/>
    <w:rsid w:val="00615228"/>
    <w:rsid w:val="0061544F"/>
    <w:rsid w:val="00616483"/>
    <w:rsid w:val="0062154E"/>
    <w:rsid w:val="00621AB0"/>
    <w:rsid w:val="00621DDA"/>
    <w:rsid w:val="006247DD"/>
    <w:rsid w:val="00625A8C"/>
    <w:rsid w:val="00626E14"/>
    <w:rsid w:val="00632328"/>
    <w:rsid w:val="006355B0"/>
    <w:rsid w:val="006364EA"/>
    <w:rsid w:val="00640449"/>
    <w:rsid w:val="00642492"/>
    <w:rsid w:val="00645250"/>
    <w:rsid w:val="00646BA0"/>
    <w:rsid w:val="00646FD1"/>
    <w:rsid w:val="00650002"/>
    <w:rsid w:val="0065029C"/>
    <w:rsid w:val="006559DB"/>
    <w:rsid w:val="00657956"/>
    <w:rsid w:val="00657BCE"/>
    <w:rsid w:val="006631E4"/>
    <w:rsid w:val="00667B5A"/>
    <w:rsid w:val="00667C43"/>
    <w:rsid w:val="0067167E"/>
    <w:rsid w:val="00671BA6"/>
    <w:rsid w:val="0067402F"/>
    <w:rsid w:val="00674864"/>
    <w:rsid w:val="0067651C"/>
    <w:rsid w:val="0068059A"/>
    <w:rsid w:val="00681FBE"/>
    <w:rsid w:val="00684B4E"/>
    <w:rsid w:val="006903CB"/>
    <w:rsid w:val="00692A0A"/>
    <w:rsid w:val="00692BF7"/>
    <w:rsid w:val="00693E81"/>
    <w:rsid w:val="006943C4"/>
    <w:rsid w:val="006946F7"/>
    <w:rsid w:val="006947DB"/>
    <w:rsid w:val="006951D9"/>
    <w:rsid w:val="00696105"/>
    <w:rsid w:val="006A14FD"/>
    <w:rsid w:val="006A32D1"/>
    <w:rsid w:val="006A5AD3"/>
    <w:rsid w:val="006A60CF"/>
    <w:rsid w:val="006A6493"/>
    <w:rsid w:val="006B10DE"/>
    <w:rsid w:val="006B1AF7"/>
    <w:rsid w:val="006B417A"/>
    <w:rsid w:val="006B4EFC"/>
    <w:rsid w:val="006C0B3B"/>
    <w:rsid w:val="006C2CCE"/>
    <w:rsid w:val="006C2FEB"/>
    <w:rsid w:val="006C30D5"/>
    <w:rsid w:val="006D0388"/>
    <w:rsid w:val="006D285F"/>
    <w:rsid w:val="006D6237"/>
    <w:rsid w:val="006D6461"/>
    <w:rsid w:val="006D64E8"/>
    <w:rsid w:val="006D71A1"/>
    <w:rsid w:val="006E548D"/>
    <w:rsid w:val="006E686B"/>
    <w:rsid w:val="006E69D8"/>
    <w:rsid w:val="006F06EA"/>
    <w:rsid w:val="006F1377"/>
    <w:rsid w:val="006F14B5"/>
    <w:rsid w:val="006F34D6"/>
    <w:rsid w:val="006F421A"/>
    <w:rsid w:val="006F5F21"/>
    <w:rsid w:val="006F7DE6"/>
    <w:rsid w:val="0070085D"/>
    <w:rsid w:val="007015D3"/>
    <w:rsid w:val="00703933"/>
    <w:rsid w:val="00704B21"/>
    <w:rsid w:val="007053A3"/>
    <w:rsid w:val="007066C6"/>
    <w:rsid w:val="0071104C"/>
    <w:rsid w:val="0071166B"/>
    <w:rsid w:val="00711A6C"/>
    <w:rsid w:val="00712054"/>
    <w:rsid w:val="0071309D"/>
    <w:rsid w:val="007132E4"/>
    <w:rsid w:val="0071450D"/>
    <w:rsid w:val="00715892"/>
    <w:rsid w:val="00717AA9"/>
    <w:rsid w:val="00721858"/>
    <w:rsid w:val="007220D1"/>
    <w:rsid w:val="00724CE6"/>
    <w:rsid w:val="007274C6"/>
    <w:rsid w:val="00731F74"/>
    <w:rsid w:val="00733BFC"/>
    <w:rsid w:val="00735493"/>
    <w:rsid w:val="007355D6"/>
    <w:rsid w:val="00735F96"/>
    <w:rsid w:val="00736E27"/>
    <w:rsid w:val="00744DAE"/>
    <w:rsid w:val="00745627"/>
    <w:rsid w:val="0074579E"/>
    <w:rsid w:val="00745F3E"/>
    <w:rsid w:val="00752532"/>
    <w:rsid w:val="00754C66"/>
    <w:rsid w:val="00754F14"/>
    <w:rsid w:val="00755372"/>
    <w:rsid w:val="00755E99"/>
    <w:rsid w:val="00757549"/>
    <w:rsid w:val="00757E7A"/>
    <w:rsid w:val="007644C7"/>
    <w:rsid w:val="007655BA"/>
    <w:rsid w:val="00765959"/>
    <w:rsid w:val="007734DF"/>
    <w:rsid w:val="00776F2F"/>
    <w:rsid w:val="007804ED"/>
    <w:rsid w:val="007830C0"/>
    <w:rsid w:val="00783180"/>
    <w:rsid w:val="0079153A"/>
    <w:rsid w:val="00793208"/>
    <w:rsid w:val="00794312"/>
    <w:rsid w:val="007944D6"/>
    <w:rsid w:val="007945D6"/>
    <w:rsid w:val="00797227"/>
    <w:rsid w:val="007A409A"/>
    <w:rsid w:val="007A461C"/>
    <w:rsid w:val="007A4D01"/>
    <w:rsid w:val="007A5327"/>
    <w:rsid w:val="007A5E8B"/>
    <w:rsid w:val="007A6873"/>
    <w:rsid w:val="007B3822"/>
    <w:rsid w:val="007B4BEF"/>
    <w:rsid w:val="007C0302"/>
    <w:rsid w:val="007C06DA"/>
    <w:rsid w:val="007C21F3"/>
    <w:rsid w:val="007C23D0"/>
    <w:rsid w:val="007C25F8"/>
    <w:rsid w:val="007C2D6D"/>
    <w:rsid w:val="007C3978"/>
    <w:rsid w:val="007C3D5B"/>
    <w:rsid w:val="007C4A3C"/>
    <w:rsid w:val="007C4C4D"/>
    <w:rsid w:val="007C4F40"/>
    <w:rsid w:val="007C7B97"/>
    <w:rsid w:val="007D15CC"/>
    <w:rsid w:val="007D2F48"/>
    <w:rsid w:val="007D41FC"/>
    <w:rsid w:val="007D5A8D"/>
    <w:rsid w:val="007E0690"/>
    <w:rsid w:val="007E0ADC"/>
    <w:rsid w:val="007E1369"/>
    <w:rsid w:val="007E294E"/>
    <w:rsid w:val="007E3FF9"/>
    <w:rsid w:val="007E46B1"/>
    <w:rsid w:val="007E55C3"/>
    <w:rsid w:val="007E6C6F"/>
    <w:rsid w:val="007E7C79"/>
    <w:rsid w:val="007F3556"/>
    <w:rsid w:val="00801754"/>
    <w:rsid w:val="00803EAB"/>
    <w:rsid w:val="00805374"/>
    <w:rsid w:val="0080651F"/>
    <w:rsid w:val="00806D47"/>
    <w:rsid w:val="00807E3B"/>
    <w:rsid w:val="008111DD"/>
    <w:rsid w:val="00812387"/>
    <w:rsid w:val="0081479D"/>
    <w:rsid w:val="0081531E"/>
    <w:rsid w:val="00815A84"/>
    <w:rsid w:val="00816A78"/>
    <w:rsid w:val="00817303"/>
    <w:rsid w:val="008179F9"/>
    <w:rsid w:val="00817BED"/>
    <w:rsid w:val="0082337F"/>
    <w:rsid w:val="008239D5"/>
    <w:rsid w:val="00824AC2"/>
    <w:rsid w:val="0082521A"/>
    <w:rsid w:val="00825515"/>
    <w:rsid w:val="0082730D"/>
    <w:rsid w:val="00832E1C"/>
    <w:rsid w:val="00835A97"/>
    <w:rsid w:val="00837A7B"/>
    <w:rsid w:val="00837C10"/>
    <w:rsid w:val="00840ADF"/>
    <w:rsid w:val="008425D8"/>
    <w:rsid w:val="00843584"/>
    <w:rsid w:val="00844621"/>
    <w:rsid w:val="00847F89"/>
    <w:rsid w:val="00852796"/>
    <w:rsid w:val="00852A4F"/>
    <w:rsid w:val="00852B93"/>
    <w:rsid w:val="00854384"/>
    <w:rsid w:val="0085511A"/>
    <w:rsid w:val="008556B0"/>
    <w:rsid w:val="00855A98"/>
    <w:rsid w:val="00862215"/>
    <w:rsid w:val="0086248A"/>
    <w:rsid w:val="00862898"/>
    <w:rsid w:val="008628D9"/>
    <w:rsid w:val="00864AEE"/>
    <w:rsid w:val="00866AF4"/>
    <w:rsid w:val="00867CFB"/>
    <w:rsid w:val="008702B2"/>
    <w:rsid w:val="008755AF"/>
    <w:rsid w:val="00876886"/>
    <w:rsid w:val="00876AE0"/>
    <w:rsid w:val="00877A2D"/>
    <w:rsid w:val="00882A48"/>
    <w:rsid w:val="00883E47"/>
    <w:rsid w:val="008846C8"/>
    <w:rsid w:val="00891FC0"/>
    <w:rsid w:val="008979B6"/>
    <w:rsid w:val="008A1667"/>
    <w:rsid w:val="008A1BFC"/>
    <w:rsid w:val="008A1FAB"/>
    <w:rsid w:val="008A3537"/>
    <w:rsid w:val="008A5692"/>
    <w:rsid w:val="008A5968"/>
    <w:rsid w:val="008A74A1"/>
    <w:rsid w:val="008A762A"/>
    <w:rsid w:val="008A7CE0"/>
    <w:rsid w:val="008B2A65"/>
    <w:rsid w:val="008B4A6A"/>
    <w:rsid w:val="008B5734"/>
    <w:rsid w:val="008C082D"/>
    <w:rsid w:val="008C1017"/>
    <w:rsid w:val="008D04B4"/>
    <w:rsid w:val="008D5BF4"/>
    <w:rsid w:val="008E1289"/>
    <w:rsid w:val="008E154A"/>
    <w:rsid w:val="008E1DAB"/>
    <w:rsid w:val="008E4010"/>
    <w:rsid w:val="008E4429"/>
    <w:rsid w:val="008E6B14"/>
    <w:rsid w:val="008E7AF3"/>
    <w:rsid w:val="008F103C"/>
    <w:rsid w:val="008F6346"/>
    <w:rsid w:val="008F699F"/>
    <w:rsid w:val="008F6ED6"/>
    <w:rsid w:val="008F75BF"/>
    <w:rsid w:val="008F7907"/>
    <w:rsid w:val="00902270"/>
    <w:rsid w:val="00904922"/>
    <w:rsid w:val="00906B87"/>
    <w:rsid w:val="00906FED"/>
    <w:rsid w:val="00911A81"/>
    <w:rsid w:val="00912DD4"/>
    <w:rsid w:val="0091329D"/>
    <w:rsid w:val="00913B8E"/>
    <w:rsid w:val="00913D46"/>
    <w:rsid w:val="009145A7"/>
    <w:rsid w:val="009159E5"/>
    <w:rsid w:val="0092090C"/>
    <w:rsid w:val="00921912"/>
    <w:rsid w:val="00921CAA"/>
    <w:rsid w:val="00922616"/>
    <w:rsid w:val="00923E72"/>
    <w:rsid w:val="00926E0F"/>
    <w:rsid w:val="00926F8F"/>
    <w:rsid w:val="00930A39"/>
    <w:rsid w:val="0093147D"/>
    <w:rsid w:val="00932291"/>
    <w:rsid w:val="0093407E"/>
    <w:rsid w:val="009366E1"/>
    <w:rsid w:val="0094515B"/>
    <w:rsid w:val="0094549B"/>
    <w:rsid w:val="00950945"/>
    <w:rsid w:val="00952FDD"/>
    <w:rsid w:val="0095519A"/>
    <w:rsid w:val="009562E6"/>
    <w:rsid w:val="00957C04"/>
    <w:rsid w:val="00957E61"/>
    <w:rsid w:val="0096059A"/>
    <w:rsid w:val="0096307E"/>
    <w:rsid w:val="00966747"/>
    <w:rsid w:val="00967756"/>
    <w:rsid w:val="00970AD6"/>
    <w:rsid w:val="00971B7E"/>
    <w:rsid w:val="00973F5D"/>
    <w:rsid w:val="00974296"/>
    <w:rsid w:val="009747ED"/>
    <w:rsid w:val="00975915"/>
    <w:rsid w:val="00981CCE"/>
    <w:rsid w:val="009834BF"/>
    <w:rsid w:val="009872C5"/>
    <w:rsid w:val="009909A8"/>
    <w:rsid w:val="00990D84"/>
    <w:rsid w:val="00990F1B"/>
    <w:rsid w:val="0099295B"/>
    <w:rsid w:val="00993870"/>
    <w:rsid w:val="009946EA"/>
    <w:rsid w:val="009A1593"/>
    <w:rsid w:val="009A40E6"/>
    <w:rsid w:val="009A41B2"/>
    <w:rsid w:val="009A574E"/>
    <w:rsid w:val="009A6BBF"/>
    <w:rsid w:val="009B1FC8"/>
    <w:rsid w:val="009B244A"/>
    <w:rsid w:val="009B2526"/>
    <w:rsid w:val="009B3D7A"/>
    <w:rsid w:val="009B4B81"/>
    <w:rsid w:val="009B5790"/>
    <w:rsid w:val="009B5D18"/>
    <w:rsid w:val="009C0925"/>
    <w:rsid w:val="009C0A84"/>
    <w:rsid w:val="009C423E"/>
    <w:rsid w:val="009C4AEA"/>
    <w:rsid w:val="009C5A8E"/>
    <w:rsid w:val="009C6C21"/>
    <w:rsid w:val="009C7B40"/>
    <w:rsid w:val="009D0C63"/>
    <w:rsid w:val="009D6B33"/>
    <w:rsid w:val="009D707B"/>
    <w:rsid w:val="009E3AD8"/>
    <w:rsid w:val="009E4ABE"/>
    <w:rsid w:val="009E7000"/>
    <w:rsid w:val="009E7B8C"/>
    <w:rsid w:val="009F12BF"/>
    <w:rsid w:val="009F2B67"/>
    <w:rsid w:val="009F3255"/>
    <w:rsid w:val="009F42C0"/>
    <w:rsid w:val="009F65C0"/>
    <w:rsid w:val="00A02A37"/>
    <w:rsid w:val="00A10612"/>
    <w:rsid w:val="00A11498"/>
    <w:rsid w:val="00A1447C"/>
    <w:rsid w:val="00A14D1F"/>
    <w:rsid w:val="00A2376D"/>
    <w:rsid w:val="00A263AD"/>
    <w:rsid w:val="00A27AA6"/>
    <w:rsid w:val="00A301A0"/>
    <w:rsid w:val="00A33823"/>
    <w:rsid w:val="00A33B44"/>
    <w:rsid w:val="00A34015"/>
    <w:rsid w:val="00A34117"/>
    <w:rsid w:val="00A3552B"/>
    <w:rsid w:val="00A40F88"/>
    <w:rsid w:val="00A4451C"/>
    <w:rsid w:val="00A47881"/>
    <w:rsid w:val="00A47AB7"/>
    <w:rsid w:val="00A52BFD"/>
    <w:rsid w:val="00A53496"/>
    <w:rsid w:val="00A53F88"/>
    <w:rsid w:val="00A55D32"/>
    <w:rsid w:val="00A60FBE"/>
    <w:rsid w:val="00A617C1"/>
    <w:rsid w:val="00A618E4"/>
    <w:rsid w:val="00A63540"/>
    <w:rsid w:val="00A63CF4"/>
    <w:rsid w:val="00A63EBD"/>
    <w:rsid w:val="00A6568D"/>
    <w:rsid w:val="00A66B0E"/>
    <w:rsid w:val="00A714BB"/>
    <w:rsid w:val="00A74C93"/>
    <w:rsid w:val="00A74ECA"/>
    <w:rsid w:val="00A75873"/>
    <w:rsid w:val="00A81FC1"/>
    <w:rsid w:val="00A84561"/>
    <w:rsid w:val="00A879EE"/>
    <w:rsid w:val="00A90AD9"/>
    <w:rsid w:val="00A9296B"/>
    <w:rsid w:val="00A93FE7"/>
    <w:rsid w:val="00A94287"/>
    <w:rsid w:val="00A94919"/>
    <w:rsid w:val="00A96258"/>
    <w:rsid w:val="00AA253F"/>
    <w:rsid w:val="00AA3002"/>
    <w:rsid w:val="00AA3EE9"/>
    <w:rsid w:val="00AA77D1"/>
    <w:rsid w:val="00AB1B58"/>
    <w:rsid w:val="00AB28ED"/>
    <w:rsid w:val="00AB2BF7"/>
    <w:rsid w:val="00AB3EFE"/>
    <w:rsid w:val="00AB43E6"/>
    <w:rsid w:val="00AB723A"/>
    <w:rsid w:val="00AC08C9"/>
    <w:rsid w:val="00AC0A23"/>
    <w:rsid w:val="00AC142D"/>
    <w:rsid w:val="00AC4818"/>
    <w:rsid w:val="00AC4B34"/>
    <w:rsid w:val="00AC73F8"/>
    <w:rsid w:val="00AD1C89"/>
    <w:rsid w:val="00AD1FBA"/>
    <w:rsid w:val="00AD3198"/>
    <w:rsid w:val="00AD3F85"/>
    <w:rsid w:val="00AD47B8"/>
    <w:rsid w:val="00AE2D5F"/>
    <w:rsid w:val="00AE2EE2"/>
    <w:rsid w:val="00AE346D"/>
    <w:rsid w:val="00AE59F2"/>
    <w:rsid w:val="00AE6582"/>
    <w:rsid w:val="00AF4186"/>
    <w:rsid w:val="00AF57B5"/>
    <w:rsid w:val="00B01FA0"/>
    <w:rsid w:val="00B02302"/>
    <w:rsid w:val="00B035FE"/>
    <w:rsid w:val="00B04848"/>
    <w:rsid w:val="00B06A23"/>
    <w:rsid w:val="00B07A59"/>
    <w:rsid w:val="00B1024E"/>
    <w:rsid w:val="00B10359"/>
    <w:rsid w:val="00B135B2"/>
    <w:rsid w:val="00B13FA0"/>
    <w:rsid w:val="00B14358"/>
    <w:rsid w:val="00B14F18"/>
    <w:rsid w:val="00B16909"/>
    <w:rsid w:val="00B16B8F"/>
    <w:rsid w:val="00B22D05"/>
    <w:rsid w:val="00B232A3"/>
    <w:rsid w:val="00B236C2"/>
    <w:rsid w:val="00B25102"/>
    <w:rsid w:val="00B2596A"/>
    <w:rsid w:val="00B25FB0"/>
    <w:rsid w:val="00B26607"/>
    <w:rsid w:val="00B30A5C"/>
    <w:rsid w:val="00B32956"/>
    <w:rsid w:val="00B364D9"/>
    <w:rsid w:val="00B370AE"/>
    <w:rsid w:val="00B42777"/>
    <w:rsid w:val="00B42EFE"/>
    <w:rsid w:val="00B447D6"/>
    <w:rsid w:val="00B44D17"/>
    <w:rsid w:val="00B45066"/>
    <w:rsid w:val="00B45908"/>
    <w:rsid w:val="00B46411"/>
    <w:rsid w:val="00B55D87"/>
    <w:rsid w:val="00B60C8B"/>
    <w:rsid w:val="00B63089"/>
    <w:rsid w:val="00B63166"/>
    <w:rsid w:val="00B65E00"/>
    <w:rsid w:val="00B66CCC"/>
    <w:rsid w:val="00B70576"/>
    <w:rsid w:val="00B7219C"/>
    <w:rsid w:val="00B73137"/>
    <w:rsid w:val="00B752FF"/>
    <w:rsid w:val="00B77658"/>
    <w:rsid w:val="00B81F01"/>
    <w:rsid w:val="00B8437E"/>
    <w:rsid w:val="00B84BFF"/>
    <w:rsid w:val="00B856E3"/>
    <w:rsid w:val="00B87521"/>
    <w:rsid w:val="00B9283A"/>
    <w:rsid w:val="00B92E38"/>
    <w:rsid w:val="00B92EA2"/>
    <w:rsid w:val="00B936E3"/>
    <w:rsid w:val="00B95270"/>
    <w:rsid w:val="00B96CF1"/>
    <w:rsid w:val="00B9727B"/>
    <w:rsid w:val="00BA0ADB"/>
    <w:rsid w:val="00BA0DA2"/>
    <w:rsid w:val="00BA2EAA"/>
    <w:rsid w:val="00BA2F66"/>
    <w:rsid w:val="00BA6356"/>
    <w:rsid w:val="00BB17CC"/>
    <w:rsid w:val="00BB5F33"/>
    <w:rsid w:val="00BB6010"/>
    <w:rsid w:val="00BC0B96"/>
    <w:rsid w:val="00BC224D"/>
    <w:rsid w:val="00BC3092"/>
    <w:rsid w:val="00BC315F"/>
    <w:rsid w:val="00BC3C07"/>
    <w:rsid w:val="00BC500D"/>
    <w:rsid w:val="00BC5A17"/>
    <w:rsid w:val="00BC7589"/>
    <w:rsid w:val="00BC7BDF"/>
    <w:rsid w:val="00BC7C1C"/>
    <w:rsid w:val="00BD204C"/>
    <w:rsid w:val="00BD6989"/>
    <w:rsid w:val="00BE05C0"/>
    <w:rsid w:val="00BE1BCE"/>
    <w:rsid w:val="00BF0149"/>
    <w:rsid w:val="00BF07BA"/>
    <w:rsid w:val="00BF3533"/>
    <w:rsid w:val="00BF4EE9"/>
    <w:rsid w:val="00C00752"/>
    <w:rsid w:val="00C05108"/>
    <w:rsid w:val="00C11C5F"/>
    <w:rsid w:val="00C133BA"/>
    <w:rsid w:val="00C134EE"/>
    <w:rsid w:val="00C14657"/>
    <w:rsid w:val="00C14D84"/>
    <w:rsid w:val="00C20944"/>
    <w:rsid w:val="00C2232E"/>
    <w:rsid w:val="00C22E89"/>
    <w:rsid w:val="00C2691E"/>
    <w:rsid w:val="00C27081"/>
    <w:rsid w:val="00C31201"/>
    <w:rsid w:val="00C3227A"/>
    <w:rsid w:val="00C34A9B"/>
    <w:rsid w:val="00C35309"/>
    <w:rsid w:val="00C40C2F"/>
    <w:rsid w:val="00C40ECE"/>
    <w:rsid w:val="00C4157C"/>
    <w:rsid w:val="00C4221E"/>
    <w:rsid w:val="00C4431A"/>
    <w:rsid w:val="00C4460A"/>
    <w:rsid w:val="00C5067F"/>
    <w:rsid w:val="00C50CDA"/>
    <w:rsid w:val="00C51AF2"/>
    <w:rsid w:val="00C54431"/>
    <w:rsid w:val="00C54E2A"/>
    <w:rsid w:val="00C56AB8"/>
    <w:rsid w:val="00C56EF1"/>
    <w:rsid w:val="00C60F35"/>
    <w:rsid w:val="00C616D4"/>
    <w:rsid w:val="00C6330C"/>
    <w:rsid w:val="00C63D41"/>
    <w:rsid w:val="00C6416A"/>
    <w:rsid w:val="00C646F4"/>
    <w:rsid w:val="00C64932"/>
    <w:rsid w:val="00C64BD5"/>
    <w:rsid w:val="00C716E7"/>
    <w:rsid w:val="00C726FA"/>
    <w:rsid w:val="00C73097"/>
    <w:rsid w:val="00C73E83"/>
    <w:rsid w:val="00C758AA"/>
    <w:rsid w:val="00C769A7"/>
    <w:rsid w:val="00C77E5A"/>
    <w:rsid w:val="00C8259E"/>
    <w:rsid w:val="00C82ED6"/>
    <w:rsid w:val="00C839B3"/>
    <w:rsid w:val="00C84ADD"/>
    <w:rsid w:val="00C84EB6"/>
    <w:rsid w:val="00C87E99"/>
    <w:rsid w:val="00C93128"/>
    <w:rsid w:val="00C94A65"/>
    <w:rsid w:val="00C94B35"/>
    <w:rsid w:val="00C96D57"/>
    <w:rsid w:val="00C96E3A"/>
    <w:rsid w:val="00C97A0D"/>
    <w:rsid w:val="00CA0BEC"/>
    <w:rsid w:val="00CA519A"/>
    <w:rsid w:val="00CA607C"/>
    <w:rsid w:val="00CB21A2"/>
    <w:rsid w:val="00CB5887"/>
    <w:rsid w:val="00CC0394"/>
    <w:rsid w:val="00CC0C22"/>
    <w:rsid w:val="00CC297C"/>
    <w:rsid w:val="00CC66FB"/>
    <w:rsid w:val="00CC69BF"/>
    <w:rsid w:val="00CD0B94"/>
    <w:rsid w:val="00CD1B95"/>
    <w:rsid w:val="00CD3516"/>
    <w:rsid w:val="00CD560D"/>
    <w:rsid w:val="00CE03E0"/>
    <w:rsid w:val="00CE17E3"/>
    <w:rsid w:val="00CE4119"/>
    <w:rsid w:val="00CE67D2"/>
    <w:rsid w:val="00CF7089"/>
    <w:rsid w:val="00D053C2"/>
    <w:rsid w:val="00D06D0F"/>
    <w:rsid w:val="00D155E8"/>
    <w:rsid w:val="00D167A5"/>
    <w:rsid w:val="00D20DF0"/>
    <w:rsid w:val="00D22EA5"/>
    <w:rsid w:val="00D30567"/>
    <w:rsid w:val="00D309CF"/>
    <w:rsid w:val="00D315C8"/>
    <w:rsid w:val="00D32CEA"/>
    <w:rsid w:val="00D356BB"/>
    <w:rsid w:val="00D35CD4"/>
    <w:rsid w:val="00D364FA"/>
    <w:rsid w:val="00D37A31"/>
    <w:rsid w:val="00D40882"/>
    <w:rsid w:val="00D414EE"/>
    <w:rsid w:val="00D4196F"/>
    <w:rsid w:val="00D44E53"/>
    <w:rsid w:val="00D4588E"/>
    <w:rsid w:val="00D46804"/>
    <w:rsid w:val="00D505AF"/>
    <w:rsid w:val="00D55C41"/>
    <w:rsid w:val="00D61337"/>
    <w:rsid w:val="00D6249B"/>
    <w:rsid w:val="00D63EF5"/>
    <w:rsid w:val="00D6407D"/>
    <w:rsid w:val="00D65A19"/>
    <w:rsid w:val="00D65C36"/>
    <w:rsid w:val="00D66678"/>
    <w:rsid w:val="00D70B97"/>
    <w:rsid w:val="00D72B47"/>
    <w:rsid w:val="00D733D2"/>
    <w:rsid w:val="00D75248"/>
    <w:rsid w:val="00D76681"/>
    <w:rsid w:val="00D80519"/>
    <w:rsid w:val="00D82006"/>
    <w:rsid w:val="00D82C37"/>
    <w:rsid w:val="00D83E65"/>
    <w:rsid w:val="00D8602A"/>
    <w:rsid w:val="00D91428"/>
    <w:rsid w:val="00D92770"/>
    <w:rsid w:val="00D94B6E"/>
    <w:rsid w:val="00D94E62"/>
    <w:rsid w:val="00D956F8"/>
    <w:rsid w:val="00D95CAD"/>
    <w:rsid w:val="00D9614C"/>
    <w:rsid w:val="00DA02C9"/>
    <w:rsid w:val="00DA0BE5"/>
    <w:rsid w:val="00DA136B"/>
    <w:rsid w:val="00DA26FF"/>
    <w:rsid w:val="00DA2909"/>
    <w:rsid w:val="00DA2A44"/>
    <w:rsid w:val="00DA36CA"/>
    <w:rsid w:val="00DA385C"/>
    <w:rsid w:val="00DA38DE"/>
    <w:rsid w:val="00DA3E8B"/>
    <w:rsid w:val="00DA6BB6"/>
    <w:rsid w:val="00DB1599"/>
    <w:rsid w:val="00DB567F"/>
    <w:rsid w:val="00DC0332"/>
    <w:rsid w:val="00DC386E"/>
    <w:rsid w:val="00DC4D8B"/>
    <w:rsid w:val="00DC5B25"/>
    <w:rsid w:val="00DC7DFD"/>
    <w:rsid w:val="00DD26FC"/>
    <w:rsid w:val="00DD282A"/>
    <w:rsid w:val="00DD289F"/>
    <w:rsid w:val="00DD301F"/>
    <w:rsid w:val="00DD3D1F"/>
    <w:rsid w:val="00DD3F29"/>
    <w:rsid w:val="00DD5516"/>
    <w:rsid w:val="00DD55E6"/>
    <w:rsid w:val="00DD714B"/>
    <w:rsid w:val="00DE0180"/>
    <w:rsid w:val="00DE53F7"/>
    <w:rsid w:val="00DE5DF4"/>
    <w:rsid w:val="00DE6FCD"/>
    <w:rsid w:val="00DE76D2"/>
    <w:rsid w:val="00DE7710"/>
    <w:rsid w:val="00DF0FE1"/>
    <w:rsid w:val="00DF2D97"/>
    <w:rsid w:val="00E008E9"/>
    <w:rsid w:val="00E0103C"/>
    <w:rsid w:val="00E01F7D"/>
    <w:rsid w:val="00E05032"/>
    <w:rsid w:val="00E05E02"/>
    <w:rsid w:val="00E0739B"/>
    <w:rsid w:val="00E10A0C"/>
    <w:rsid w:val="00E10E8D"/>
    <w:rsid w:val="00E1653C"/>
    <w:rsid w:val="00E16980"/>
    <w:rsid w:val="00E23D6C"/>
    <w:rsid w:val="00E24082"/>
    <w:rsid w:val="00E25FCE"/>
    <w:rsid w:val="00E26A36"/>
    <w:rsid w:val="00E26AAF"/>
    <w:rsid w:val="00E2709C"/>
    <w:rsid w:val="00E307A0"/>
    <w:rsid w:val="00E33607"/>
    <w:rsid w:val="00E33763"/>
    <w:rsid w:val="00E37167"/>
    <w:rsid w:val="00E374ED"/>
    <w:rsid w:val="00E41810"/>
    <w:rsid w:val="00E448AA"/>
    <w:rsid w:val="00E44BA4"/>
    <w:rsid w:val="00E45AE4"/>
    <w:rsid w:val="00E46C16"/>
    <w:rsid w:val="00E515E3"/>
    <w:rsid w:val="00E51B2C"/>
    <w:rsid w:val="00E53688"/>
    <w:rsid w:val="00E55233"/>
    <w:rsid w:val="00E56097"/>
    <w:rsid w:val="00E60D98"/>
    <w:rsid w:val="00E618A2"/>
    <w:rsid w:val="00E62409"/>
    <w:rsid w:val="00E74E13"/>
    <w:rsid w:val="00E76097"/>
    <w:rsid w:val="00E76254"/>
    <w:rsid w:val="00E76EE0"/>
    <w:rsid w:val="00E76F7E"/>
    <w:rsid w:val="00E81031"/>
    <w:rsid w:val="00E85F54"/>
    <w:rsid w:val="00E87702"/>
    <w:rsid w:val="00E94373"/>
    <w:rsid w:val="00E976AB"/>
    <w:rsid w:val="00EA1300"/>
    <w:rsid w:val="00EA43C1"/>
    <w:rsid w:val="00EA477A"/>
    <w:rsid w:val="00EA6A21"/>
    <w:rsid w:val="00EB206D"/>
    <w:rsid w:val="00EB5C31"/>
    <w:rsid w:val="00EB62B6"/>
    <w:rsid w:val="00EB6363"/>
    <w:rsid w:val="00EC0D07"/>
    <w:rsid w:val="00EC25F3"/>
    <w:rsid w:val="00EC38F0"/>
    <w:rsid w:val="00EC4772"/>
    <w:rsid w:val="00EC56E5"/>
    <w:rsid w:val="00EC74C8"/>
    <w:rsid w:val="00ED149A"/>
    <w:rsid w:val="00ED20E2"/>
    <w:rsid w:val="00ED2B59"/>
    <w:rsid w:val="00ED2D3A"/>
    <w:rsid w:val="00ED594E"/>
    <w:rsid w:val="00ED7C21"/>
    <w:rsid w:val="00EE01B6"/>
    <w:rsid w:val="00EE246D"/>
    <w:rsid w:val="00EE308C"/>
    <w:rsid w:val="00EE6098"/>
    <w:rsid w:val="00EE6285"/>
    <w:rsid w:val="00EF1ECE"/>
    <w:rsid w:val="00EF21F3"/>
    <w:rsid w:val="00EF735B"/>
    <w:rsid w:val="00F00ACE"/>
    <w:rsid w:val="00F015A2"/>
    <w:rsid w:val="00F02878"/>
    <w:rsid w:val="00F028E1"/>
    <w:rsid w:val="00F02978"/>
    <w:rsid w:val="00F044C0"/>
    <w:rsid w:val="00F12F91"/>
    <w:rsid w:val="00F13977"/>
    <w:rsid w:val="00F2131B"/>
    <w:rsid w:val="00F22A15"/>
    <w:rsid w:val="00F339DF"/>
    <w:rsid w:val="00F345EE"/>
    <w:rsid w:val="00F34D9F"/>
    <w:rsid w:val="00F35712"/>
    <w:rsid w:val="00F3640A"/>
    <w:rsid w:val="00F40FB1"/>
    <w:rsid w:val="00F41775"/>
    <w:rsid w:val="00F43EDC"/>
    <w:rsid w:val="00F45667"/>
    <w:rsid w:val="00F468B0"/>
    <w:rsid w:val="00F46F91"/>
    <w:rsid w:val="00F51D26"/>
    <w:rsid w:val="00F5235A"/>
    <w:rsid w:val="00F53172"/>
    <w:rsid w:val="00F53396"/>
    <w:rsid w:val="00F54964"/>
    <w:rsid w:val="00F56275"/>
    <w:rsid w:val="00F627E0"/>
    <w:rsid w:val="00F6556C"/>
    <w:rsid w:val="00F6587C"/>
    <w:rsid w:val="00F73C5F"/>
    <w:rsid w:val="00F74018"/>
    <w:rsid w:val="00F748F4"/>
    <w:rsid w:val="00F74C82"/>
    <w:rsid w:val="00F74E6D"/>
    <w:rsid w:val="00F77300"/>
    <w:rsid w:val="00F80B0D"/>
    <w:rsid w:val="00F82097"/>
    <w:rsid w:val="00F84312"/>
    <w:rsid w:val="00F84413"/>
    <w:rsid w:val="00F84BFC"/>
    <w:rsid w:val="00F85725"/>
    <w:rsid w:val="00F87B15"/>
    <w:rsid w:val="00F9226E"/>
    <w:rsid w:val="00F92A16"/>
    <w:rsid w:val="00F92E0F"/>
    <w:rsid w:val="00F938CD"/>
    <w:rsid w:val="00F9418A"/>
    <w:rsid w:val="00F949AF"/>
    <w:rsid w:val="00FA350D"/>
    <w:rsid w:val="00FA45DA"/>
    <w:rsid w:val="00FA610F"/>
    <w:rsid w:val="00FA6A16"/>
    <w:rsid w:val="00FB254D"/>
    <w:rsid w:val="00FB3184"/>
    <w:rsid w:val="00FB31CD"/>
    <w:rsid w:val="00FC0D5A"/>
    <w:rsid w:val="00FD021C"/>
    <w:rsid w:val="00FD0BAC"/>
    <w:rsid w:val="00FE11BC"/>
    <w:rsid w:val="00FE70E9"/>
    <w:rsid w:val="00FF1A7F"/>
    <w:rsid w:val="00FF1EB0"/>
    <w:rsid w:val="00FF2959"/>
    <w:rsid w:val="00FF40D1"/>
    <w:rsid w:val="00FF4A1B"/>
    <w:rsid w:val="00FF5876"/>
    <w:rsid w:val="00FF766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2FB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446750">
      <w:bodyDiv w:val="1"/>
      <w:marLeft w:val="0"/>
      <w:marRight w:val="0"/>
      <w:marTop w:val="0"/>
      <w:marBottom w:val="0"/>
      <w:divBdr>
        <w:top w:val="none" w:sz="0" w:space="0" w:color="auto"/>
        <w:left w:val="none" w:sz="0" w:space="0" w:color="auto"/>
        <w:bottom w:val="none" w:sz="0" w:space="0" w:color="auto"/>
        <w:right w:val="none" w:sz="0" w:space="0" w:color="auto"/>
      </w:divBdr>
    </w:div>
    <w:div w:id="391076833">
      <w:bodyDiv w:val="1"/>
      <w:marLeft w:val="0"/>
      <w:marRight w:val="0"/>
      <w:marTop w:val="0"/>
      <w:marBottom w:val="0"/>
      <w:divBdr>
        <w:top w:val="none" w:sz="0" w:space="0" w:color="auto"/>
        <w:left w:val="none" w:sz="0" w:space="0" w:color="auto"/>
        <w:bottom w:val="none" w:sz="0" w:space="0" w:color="auto"/>
        <w:right w:val="none" w:sz="0" w:space="0" w:color="auto"/>
      </w:divBdr>
    </w:div>
    <w:div w:id="447894164">
      <w:bodyDiv w:val="1"/>
      <w:marLeft w:val="0"/>
      <w:marRight w:val="0"/>
      <w:marTop w:val="0"/>
      <w:marBottom w:val="0"/>
      <w:divBdr>
        <w:top w:val="none" w:sz="0" w:space="0" w:color="auto"/>
        <w:left w:val="none" w:sz="0" w:space="0" w:color="auto"/>
        <w:bottom w:val="none" w:sz="0" w:space="0" w:color="auto"/>
        <w:right w:val="none" w:sz="0" w:space="0" w:color="auto"/>
      </w:divBdr>
    </w:div>
    <w:div w:id="503857183">
      <w:bodyDiv w:val="1"/>
      <w:marLeft w:val="0"/>
      <w:marRight w:val="0"/>
      <w:marTop w:val="0"/>
      <w:marBottom w:val="0"/>
      <w:divBdr>
        <w:top w:val="none" w:sz="0" w:space="0" w:color="auto"/>
        <w:left w:val="none" w:sz="0" w:space="0" w:color="auto"/>
        <w:bottom w:val="none" w:sz="0" w:space="0" w:color="auto"/>
        <w:right w:val="none" w:sz="0" w:space="0" w:color="auto"/>
      </w:divBdr>
    </w:div>
    <w:div w:id="956595102">
      <w:bodyDiv w:val="1"/>
      <w:marLeft w:val="0"/>
      <w:marRight w:val="0"/>
      <w:marTop w:val="0"/>
      <w:marBottom w:val="0"/>
      <w:divBdr>
        <w:top w:val="none" w:sz="0" w:space="0" w:color="auto"/>
        <w:left w:val="none" w:sz="0" w:space="0" w:color="auto"/>
        <w:bottom w:val="none" w:sz="0" w:space="0" w:color="auto"/>
        <w:right w:val="none" w:sz="0" w:space="0" w:color="auto"/>
      </w:divBdr>
    </w:div>
    <w:div w:id="1275358948">
      <w:bodyDiv w:val="1"/>
      <w:marLeft w:val="0"/>
      <w:marRight w:val="0"/>
      <w:marTop w:val="0"/>
      <w:marBottom w:val="0"/>
      <w:divBdr>
        <w:top w:val="none" w:sz="0" w:space="0" w:color="auto"/>
        <w:left w:val="none" w:sz="0" w:space="0" w:color="auto"/>
        <w:bottom w:val="none" w:sz="0" w:space="0" w:color="auto"/>
        <w:right w:val="none" w:sz="0" w:space="0" w:color="auto"/>
      </w:divBdr>
    </w:div>
    <w:div w:id="1315143509">
      <w:bodyDiv w:val="1"/>
      <w:marLeft w:val="0"/>
      <w:marRight w:val="0"/>
      <w:marTop w:val="0"/>
      <w:marBottom w:val="0"/>
      <w:divBdr>
        <w:top w:val="none" w:sz="0" w:space="0" w:color="auto"/>
        <w:left w:val="none" w:sz="0" w:space="0" w:color="auto"/>
        <w:bottom w:val="none" w:sz="0" w:space="0" w:color="auto"/>
        <w:right w:val="none" w:sz="0" w:space="0" w:color="auto"/>
      </w:divBdr>
    </w:div>
    <w:div w:id="1327510129">
      <w:bodyDiv w:val="1"/>
      <w:marLeft w:val="0"/>
      <w:marRight w:val="0"/>
      <w:marTop w:val="0"/>
      <w:marBottom w:val="0"/>
      <w:divBdr>
        <w:top w:val="none" w:sz="0" w:space="0" w:color="auto"/>
        <w:left w:val="none" w:sz="0" w:space="0" w:color="auto"/>
        <w:bottom w:val="none" w:sz="0" w:space="0" w:color="auto"/>
        <w:right w:val="none" w:sz="0" w:space="0" w:color="auto"/>
      </w:divBdr>
    </w:div>
    <w:div w:id="1374229441">
      <w:bodyDiv w:val="1"/>
      <w:marLeft w:val="0"/>
      <w:marRight w:val="0"/>
      <w:marTop w:val="0"/>
      <w:marBottom w:val="0"/>
      <w:divBdr>
        <w:top w:val="none" w:sz="0" w:space="0" w:color="auto"/>
        <w:left w:val="none" w:sz="0" w:space="0" w:color="auto"/>
        <w:bottom w:val="none" w:sz="0" w:space="0" w:color="auto"/>
        <w:right w:val="none" w:sz="0" w:space="0" w:color="auto"/>
      </w:divBdr>
      <w:divsChild>
        <w:div w:id="99449551">
          <w:marLeft w:val="0"/>
          <w:marRight w:val="0"/>
          <w:marTop w:val="0"/>
          <w:marBottom w:val="0"/>
          <w:divBdr>
            <w:top w:val="none" w:sz="0" w:space="0" w:color="auto"/>
            <w:left w:val="none" w:sz="0" w:space="0" w:color="auto"/>
            <w:bottom w:val="none" w:sz="0" w:space="0" w:color="auto"/>
            <w:right w:val="none" w:sz="0" w:space="0" w:color="auto"/>
          </w:divBdr>
        </w:div>
        <w:div w:id="343168908">
          <w:marLeft w:val="0"/>
          <w:marRight w:val="0"/>
          <w:marTop w:val="0"/>
          <w:marBottom w:val="0"/>
          <w:divBdr>
            <w:top w:val="none" w:sz="0" w:space="0" w:color="auto"/>
            <w:left w:val="none" w:sz="0" w:space="0" w:color="auto"/>
            <w:bottom w:val="none" w:sz="0" w:space="0" w:color="auto"/>
            <w:right w:val="none" w:sz="0" w:space="0" w:color="auto"/>
          </w:divBdr>
        </w:div>
        <w:div w:id="375202598">
          <w:marLeft w:val="0"/>
          <w:marRight w:val="0"/>
          <w:marTop w:val="0"/>
          <w:marBottom w:val="0"/>
          <w:divBdr>
            <w:top w:val="none" w:sz="0" w:space="0" w:color="auto"/>
            <w:left w:val="none" w:sz="0" w:space="0" w:color="auto"/>
            <w:bottom w:val="none" w:sz="0" w:space="0" w:color="auto"/>
            <w:right w:val="none" w:sz="0" w:space="0" w:color="auto"/>
          </w:divBdr>
        </w:div>
        <w:div w:id="521162596">
          <w:marLeft w:val="0"/>
          <w:marRight w:val="0"/>
          <w:marTop w:val="0"/>
          <w:marBottom w:val="0"/>
          <w:divBdr>
            <w:top w:val="none" w:sz="0" w:space="0" w:color="auto"/>
            <w:left w:val="none" w:sz="0" w:space="0" w:color="auto"/>
            <w:bottom w:val="none" w:sz="0" w:space="0" w:color="auto"/>
            <w:right w:val="none" w:sz="0" w:space="0" w:color="auto"/>
          </w:divBdr>
        </w:div>
        <w:div w:id="615522156">
          <w:marLeft w:val="0"/>
          <w:marRight w:val="0"/>
          <w:marTop w:val="0"/>
          <w:marBottom w:val="0"/>
          <w:divBdr>
            <w:top w:val="none" w:sz="0" w:space="0" w:color="auto"/>
            <w:left w:val="none" w:sz="0" w:space="0" w:color="auto"/>
            <w:bottom w:val="none" w:sz="0" w:space="0" w:color="auto"/>
            <w:right w:val="none" w:sz="0" w:space="0" w:color="auto"/>
          </w:divBdr>
        </w:div>
        <w:div w:id="718747419">
          <w:marLeft w:val="0"/>
          <w:marRight w:val="0"/>
          <w:marTop w:val="0"/>
          <w:marBottom w:val="0"/>
          <w:divBdr>
            <w:top w:val="none" w:sz="0" w:space="0" w:color="auto"/>
            <w:left w:val="none" w:sz="0" w:space="0" w:color="auto"/>
            <w:bottom w:val="none" w:sz="0" w:space="0" w:color="auto"/>
            <w:right w:val="none" w:sz="0" w:space="0" w:color="auto"/>
          </w:divBdr>
        </w:div>
        <w:div w:id="801458965">
          <w:marLeft w:val="0"/>
          <w:marRight w:val="0"/>
          <w:marTop w:val="0"/>
          <w:marBottom w:val="0"/>
          <w:divBdr>
            <w:top w:val="none" w:sz="0" w:space="0" w:color="auto"/>
            <w:left w:val="none" w:sz="0" w:space="0" w:color="auto"/>
            <w:bottom w:val="none" w:sz="0" w:space="0" w:color="auto"/>
            <w:right w:val="none" w:sz="0" w:space="0" w:color="auto"/>
          </w:divBdr>
        </w:div>
        <w:div w:id="815682918">
          <w:marLeft w:val="0"/>
          <w:marRight w:val="0"/>
          <w:marTop w:val="0"/>
          <w:marBottom w:val="0"/>
          <w:divBdr>
            <w:top w:val="none" w:sz="0" w:space="0" w:color="auto"/>
            <w:left w:val="none" w:sz="0" w:space="0" w:color="auto"/>
            <w:bottom w:val="none" w:sz="0" w:space="0" w:color="auto"/>
            <w:right w:val="none" w:sz="0" w:space="0" w:color="auto"/>
          </w:divBdr>
        </w:div>
        <w:div w:id="928079372">
          <w:marLeft w:val="0"/>
          <w:marRight w:val="0"/>
          <w:marTop w:val="0"/>
          <w:marBottom w:val="0"/>
          <w:divBdr>
            <w:top w:val="none" w:sz="0" w:space="0" w:color="auto"/>
            <w:left w:val="none" w:sz="0" w:space="0" w:color="auto"/>
            <w:bottom w:val="none" w:sz="0" w:space="0" w:color="auto"/>
            <w:right w:val="none" w:sz="0" w:space="0" w:color="auto"/>
          </w:divBdr>
        </w:div>
        <w:div w:id="1162892613">
          <w:marLeft w:val="0"/>
          <w:marRight w:val="0"/>
          <w:marTop w:val="0"/>
          <w:marBottom w:val="0"/>
          <w:divBdr>
            <w:top w:val="none" w:sz="0" w:space="0" w:color="auto"/>
            <w:left w:val="none" w:sz="0" w:space="0" w:color="auto"/>
            <w:bottom w:val="none" w:sz="0" w:space="0" w:color="auto"/>
            <w:right w:val="none" w:sz="0" w:space="0" w:color="auto"/>
          </w:divBdr>
        </w:div>
        <w:div w:id="1538935503">
          <w:marLeft w:val="0"/>
          <w:marRight w:val="0"/>
          <w:marTop w:val="0"/>
          <w:marBottom w:val="0"/>
          <w:divBdr>
            <w:top w:val="none" w:sz="0" w:space="0" w:color="auto"/>
            <w:left w:val="none" w:sz="0" w:space="0" w:color="auto"/>
            <w:bottom w:val="none" w:sz="0" w:space="0" w:color="auto"/>
            <w:right w:val="none" w:sz="0" w:space="0" w:color="auto"/>
          </w:divBdr>
        </w:div>
        <w:div w:id="1552032322">
          <w:marLeft w:val="0"/>
          <w:marRight w:val="0"/>
          <w:marTop w:val="0"/>
          <w:marBottom w:val="0"/>
          <w:divBdr>
            <w:top w:val="none" w:sz="0" w:space="0" w:color="auto"/>
            <w:left w:val="none" w:sz="0" w:space="0" w:color="auto"/>
            <w:bottom w:val="none" w:sz="0" w:space="0" w:color="auto"/>
            <w:right w:val="none" w:sz="0" w:space="0" w:color="auto"/>
          </w:divBdr>
        </w:div>
        <w:div w:id="1619950191">
          <w:marLeft w:val="0"/>
          <w:marRight w:val="0"/>
          <w:marTop w:val="0"/>
          <w:marBottom w:val="0"/>
          <w:divBdr>
            <w:top w:val="none" w:sz="0" w:space="0" w:color="auto"/>
            <w:left w:val="none" w:sz="0" w:space="0" w:color="auto"/>
            <w:bottom w:val="none" w:sz="0" w:space="0" w:color="auto"/>
            <w:right w:val="none" w:sz="0" w:space="0" w:color="auto"/>
          </w:divBdr>
        </w:div>
        <w:div w:id="1904753295">
          <w:marLeft w:val="0"/>
          <w:marRight w:val="0"/>
          <w:marTop w:val="0"/>
          <w:marBottom w:val="0"/>
          <w:divBdr>
            <w:top w:val="none" w:sz="0" w:space="0" w:color="auto"/>
            <w:left w:val="none" w:sz="0" w:space="0" w:color="auto"/>
            <w:bottom w:val="none" w:sz="0" w:space="0" w:color="auto"/>
            <w:right w:val="none" w:sz="0" w:space="0" w:color="auto"/>
          </w:divBdr>
        </w:div>
        <w:div w:id="2009743586">
          <w:marLeft w:val="0"/>
          <w:marRight w:val="0"/>
          <w:marTop w:val="0"/>
          <w:marBottom w:val="0"/>
          <w:divBdr>
            <w:top w:val="none" w:sz="0" w:space="0" w:color="auto"/>
            <w:left w:val="none" w:sz="0" w:space="0" w:color="auto"/>
            <w:bottom w:val="none" w:sz="0" w:space="0" w:color="auto"/>
            <w:right w:val="none" w:sz="0" w:space="0" w:color="auto"/>
          </w:divBdr>
        </w:div>
        <w:div w:id="2037541437">
          <w:marLeft w:val="0"/>
          <w:marRight w:val="0"/>
          <w:marTop w:val="0"/>
          <w:marBottom w:val="0"/>
          <w:divBdr>
            <w:top w:val="none" w:sz="0" w:space="0" w:color="auto"/>
            <w:left w:val="none" w:sz="0" w:space="0" w:color="auto"/>
            <w:bottom w:val="none" w:sz="0" w:space="0" w:color="auto"/>
            <w:right w:val="none" w:sz="0" w:space="0" w:color="auto"/>
          </w:divBdr>
        </w:div>
        <w:div w:id="2043630257">
          <w:marLeft w:val="0"/>
          <w:marRight w:val="0"/>
          <w:marTop w:val="0"/>
          <w:marBottom w:val="0"/>
          <w:divBdr>
            <w:top w:val="none" w:sz="0" w:space="0" w:color="auto"/>
            <w:left w:val="none" w:sz="0" w:space="0" w:color="auto"/>
            <w:bottom w:val="none" w:sz="0" w:space="0" w:color="auto"/>
            <w:right w:val="none" w:sz="0" w:space="0" w:color="auto"/>
          </w:divBdr>
        </w:div>
        <w:div w:id="2079860822">
          <w:marLeft w:val="0"/>
          <w:marRight w:val="0"/>
          <w:marTop w:val="0"/>
          <w:marBottom w:val="0"/>
          <w:divBdr>
            <w:top w:val="none" w:sz="0" w:space="0" w:color="auto"/>
            <w:left w:val="none" w:sz="0" w:space="0" w:color="auto"/>
            <w:bottom w:val="none" w:sz="0" w:space="0" w:color="auto"/>
            <w:right w:val="none" w:sz="0" w:space="0" w:color="auto"/>
          </w:divBdr>
        </w:div>
      </w:divsChild>
    </w:div>
    <w:div w:id="1489052572">
      <w:bodyDiv w:val="1"/>
      <w:marLeft w:val="0"/>
      <w:marRight w:val="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567107699">
      <w:bodyDiv w:val="1"/>
      <w:marLeft w:val="0"/>
      <w:marRight w:val="0"/>
      <w:marTop w:val="0"/>
      <w:marBottom w:val="0"/>
      <w:divBdr>
        <w:top w:val="none" w:sz="0" w:space="0" w:color="auto"/>
        <w:left w:val="none" w:sz="0" w:space="0" w:color="auto"/>
        <w:bottom w:val="none" w:sz="0" w:space="0" w:color="auto"/>
        <w:right w:val="none" w:sz="0" w:space="0" w:color="auto"/>
      </w:divBdr>
    </w:div>
    <w:div w:id="1601141565">
      <w:bodyDiv w:val="1"/>
      <w:marLeft w:val="0"/>
      <w:marRight w:val="0"/>
      <w:marTop w:val="0"/>
      <w:marBottom w:val="0"/>
      <w:divBdr>
        <w:top w:val="none" w:sz="0" w:space="0" w:color="auto"/>
        <w:left w:val="none" w:sz="0" w:space="0" w:color="auto"/>
        <w:bottom w:val="none" w:sz="0" w:space="0" w:color="auto"/>
        <w:right w:val="none" w:sz="0" w:space="0" w:color="auto"/>
      </w:divBdr>
    </w:div>
    <w:div w:id="1643849771">
      <w:bodyDiv w:val="1"/>
      <w:marLeft w:val="0"/>
      <w:marRight w:val="0"/>
      <w:marTop w:val="0"/>
      <w:marBottom w:val="0"/>
      <w:divBdr>
        <w:top w:val="none" w:sz="0" w:space="0" w:color="auto"/>
        <w:left w:val="none" w:sz="0" w:space="0" w:color="auto"/>
        <w:bottom w:val="none" w:sz="0" w:space="0" w:color="auto"/>
        <w:right w:val="none" w:sz="0" w:space="0" w:color="auto"/>
      </w:divBdr>
    </w:div>
    <w:div w:id="1852377034">
      <w:bodyDiv w:val="1"/>
      <w:marLeft w:val="0"/>
      <w:marRight w:val="0"/>
      <w:marTop w:val="0"/>
      <w:marBottom w:val="0"/>
      <w:divBdr>
        <w:top w:val="none" w:sz="0" w:space="0" w:color="auto"/>
        <w:left w:val="none" w:sz="0" w:space="0" w:color="auto"/>
        <w:bottom w:val="none" w:sz="0" w:space="0" w:color="auto"/>
        <w:right w:val="none" w:sz="0" w:space="0" w:color="auto"/>
      </w:divBdr>
    </w:div>
    <w:div w:id="1936866946">
      <w:bodyDiv w:val="1"/>
      <w:marLeft w:val="0"/>
      <w:marRight w:val="0"/>
      <w:marTop w:val="0"/>
      <w:marBottom w:val="0"/>
      <w:divBdr>
        <w:top w:val="none" w:sz="0" w:space="0" w:color="auto"/>
        <w:left w:val="none" w:sz="0" w:space="0" w:color="auto"/>
        <w:bottom w:val="none" w:sz="0" w:space="0" w:color="auto"/>
        <w:right w:val="none" w:sz="0" w:space="0" w:color="auto"/>
      </w:divBdr>
    </w:div>
    <w:div w:id="1956398119">
      <w:bodyDiv w:val="1"/>
      <w:marLeft w:val="0"/>
      <w:marRight w:val="0"/>
      <w:marTop w:val="0"/>
      <w:marBottom w:val="0"/>
      <w:divBdr>
        <w:top w:val="none" w:sz="0" w:space="0" w:color="auto"/>
        <w:left w:val="none" w:sz="0" w:space="0" w:color="auto"/>
        <w:bottom w:val="none" w:sz="0" w:space="0" w:color="auto"/>
        <w:right w:val="none" w:sz="0" w:space="0" w:color="auto"/>
      </w:divBdr>
    </w:div>
    <w:div w:id="210915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image" Target="media/image11.tif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tiff"/><Relationship Id="rId26" Type="http://schemas.openxmlformats.org/officeDocument/2006/relationships/image" Target="media/image15.png"/><Relationship Id="rId27" Type="http://schemas.openxmlformats.org/officeDocument/2006/relationships/image" Target="media/image16.tiff"/><Relationship Id="rId28" Type="http://schemas.openxmlformats.org/officeDocument/2006/relationships/image" Target="media/image17.emf"/><Relationship Id="rId29" Type="http://schemas.openxmlformats.org/officeDocument/2006/relationships/hyperlink" Target="http://muc2014.communitymashup.net/j3/mashu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w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hyperlink" Target="http://developer.android.com/guide/topics/ui/index.html" TargetMode="External"/><Relationship Id="rId35" Type="http://schemas.openxmlformats.org/officeDocument/2006/relationships/hyperlink" Target="http://developer.android.com/guide/components/activities.html" TargetMode="External"/><Relationship Id="rId36" Type="http://schemas.openxmlformats.org/officeDocument/2006/relationships/header" Target="header4.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tiff"/><Relationship Id="rId14" Type="http://schemas.openxmlformats.org/officeDocument/2006/relationships/comments" Target="comments.xml"/><Relationship Id="rId15" Type="http://schemas.openxmlformats.org/officeDocument/2006/relationships/image" Target="media/image4.png"/><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png"/><Relationship Id="rId19" Type="http://schemas.openxmlformats.org/officeDocument/2006/relationships/image" Target="media/image8.em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EBE9E-DD80-A84E-94C4-FEC6BDA0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10522</Words>
  <Characters>66293</Characters>
  <Application>Microsoft Macintosh Word</Application>
  <DocSecurity>0</DocSecurity>
  <Lines>552</Lines>
  <Paragraphs>153</Paragraphs>
  <ScaleCrop>false</ScaleCrop>
  <HeadingPairs>
    <vt:vector size="2" baseType="variant">
      <vt:variant>
        <vt:lpstr>Titel</vt:lpstr>
      </vt:variant>
      <vt:variant>
        <vt:i4>1</vt:i4>
      </vt:variant>
    </vt:vector>
  </HeadingPairs>
  <TitlesOfParts>
    <vt:vector size="1" baseType="lpstr">
      <vt:lpstr>Seminararbeitsvorlage</vt:lpstr>
    </vt:vector>
  </TitlesOfParts>
  <Company>Benutzer</Company>
  <LinksUpToDate>false</LinksUpToDate>
  <CharactersWithSpaces>76662</CharactersWithSpaces>
  <SharedDoc>false</SharedDoc>
  <HLinks>
    <vt:vector size="54" baseType="variant">
      <vt:variant>
        <vt:i4>1572918</vt:i4>
      </vt:variant>
      <vt:variant>
        <vt:i4>53</vt:i4>
      </vt:variant>
      <vt:variant>
        <vt:i4>0</vt:i4>
      </vt:variant>
      <vt:variant>
        <vt:i4>5</vt:i4>
      </vt:variant>
      <vt:variant>
        <vt:lpwstr/>
      </vt:variant>
      <vt:variant>
        <vt:lpwstr>_Toc211259058</vt:lpwstr>
      </vt:variant>
      <vt:variant>
        <vt:i4>1572918</vt:i4>
      </vt:variant>
      <vt:variant>
        <vt:i4>47</vt:i4>
      </vt:variant>
      <vt:variant>
        <vt:i4>0</vt:i4>
      </vt:variant>
      <vt:variant>
        <vt:i4>5</vt:i4>
      </vt:variant>
      <vt:variant>
        <vt:lpwstr/>
      </vt:variant>
      <vt:variant>
        <vt:lpwstr>_Toc211259057</vt:lpwstr>
      </vt:variant>
      <vt:variant>
        <vt:i4>1572913</vt:i4>
      </vt:variant>
      <vt:variant>
        <vt:i4>38</vt:i4>
      </vt:variant>
      <vt:variant>
        <vt:i4>0</vt:i4>
      </vt:variant>
      <vt:variant>
        <vt:i4>5</vt:i4>
      </vt:variant>
      <vt:variant>
        <vt:lpwstr/>
      </vt:variant>
      <vt:variant>
        <vt:lpwstr>_Toc251142697</vt:lpwstr>
      </vt:variant>
      <vt:variant>
        <vt:i4>1572913</vt:i4>
      </vt:variant>
      <vt:variant>
        <vt:i4>32</vt:i4>
      </vt:variant>
      <vt:variant>
        <vt:i4>0</vt:i4>
      </vt:variant>
      <vt:variant>
        <vt:i4>5</vt:i4>
      </vt:variant>
      <vt:variant>
        <vt:lpwstr/>
      </vt:variant>
      <vt:variant>
        <vt:lpwstr>_Toc251142696</vt:lpwstr>
      </vt:variant>
      <vt:variant>
        <vt:i4>1572913</vt:i4>
      </vt:variant>
      <vt:variant>
        <vt:i4>26</vt:i4>
      </vt:variant>
      <vt:variant>
        <vt:i4>0</vt:i4>
      </vt:variant>
      <vt:variant>
        <vt:i4>5</vt:i4>
      </vt:variant>
      <vt:variant>
        <vt:lpwstr/>
      </vt:variant>
      <vt:variant>
        <vt:lpwstr>_Toc251142695</vt:lpwstr>
      </vt:variant>
      <vt:variant>
        <vt:i4>1572913</vt:i4>
      </vt:variant>
      <vt:variant>
        <vt:i4>20</vt:i4>
      </vt:variant>
      <vt:variant>
        <vt:i4>0</vt:i4>
      </vt:variant>
      <vt:variant>
        <vt:i4>5</vt:i4>
      </vt:variant>
      <vt:variant>
        <vt:lpwstr/>
      </vt:variant>
      <vt:variant>
        <vt:lpwstr>_Toc251142694</vt:lpwstr>
      </vt:variant>
      <vt:variant>
        <vt:i4>1572913</vt:i4>
      </vt:variant>
      <vt:variant>
        <vt:i4>14</vt:i4>
      </vt:variant>
      <vt:variant>
        <vt:i4>0</vt:i4>
      </vt:variant>
      <vt:variant>
        <vt:i4>5</vt:i4>
      </vt:variant>
      <vt:variant>
        <vt:lpwstr/>
      </vt:variant>
      <vt:variant>
        <vt:lpwstr>_Toc251142693</vt:lpwstr>
      </vt:variant>
      <vt:variant>
        <vt:i4>1572913</vt:i4>
      </vt:variant>
      <vt:variant>
        <vt:i4>8</vt:i4>
      </vt:variant>
      <vt:variant>
        <vt:i4>0</vt:i4>
      </vt:variant>
      <vt:variant>
        <vt:i4>5</vt:i4>
      </vt:variant>
      <vt:variant>
        <vt:lpwstr/>
      </vt:variant>
      <vt:variant>
        <vt:lpwstr>_Toc251142692</vt:lpwstr>
      </vt:variant>
      <vt:variant>
        <vt:i4>1572913</vt:i4>
      </vt:variant>
      <vt:variant>
        <vt:i4>2</vt:i4>
      </vt:variant>
      <vt:variant>
        <vt:i4>0</vt:i4>
      </vt:variant>
      <vt:variant>
        <vt:i4>5</vt:i4>
      </vt:variant>
      <vt:variant>
        <vt:lpwstr/>
      </vt:variant>
      <vt:variant>
        <vt:lpwstr>_Toc251142691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Seminararbeitsvorlage</dc:title>
  <dc:subject/>
  <dc:creator>Florian Ott</dc:creator>
  <cp:keywords/>
  <dc:description/>
  <cp:lastModifiedBy>Edmund Senkleiter</cp:lastModifiedBy>
  <cp:revision>2</cp:revision>
  <cp:lastPrinted>2008-01-25T08:34:00Z</cp:lastPrinted>
  <dcterms:created xsi:type="dcterms:W3CDTF">2015-01-05T19:14:00Z</dcterms:created>
  <dcterms:modified xsi:type="dcterms:W3CDTF">2015-01-12T09:43:00Z</dcterms:modified>
</cp:coreProperties>
</file>